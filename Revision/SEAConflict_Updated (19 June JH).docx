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2E20E749"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7B4959F2" w14:textId="77777777" w:rsidR="00DE35ED" w:rsidRPr="00B703C2" w:rsidRDefault="00DE35ED" w:rsidP="00DE35ED">
      <w:pPr>
        <w:spacing w:after="0" w:line="480" w:lineRule="auto"/>
        <w:ind w:firstLine="360"/>
        <w:rPr>
          <w:ins w:id="2" w:author="Justin Hastings" w:date="2023-06-20T12:55:00Z"/>
          <w:rFonts w:ascii="Times New Roman" w:hAnsi="Times New Roman" w:cs="Times New Roman"/>
        </w:rPr>
      </w:pPr>
      <w:ins w:id="3" w:author="Justin Hastings" w:date="2023-06-20T12:55:00Z">
        <w:r w:rsidRPr="002B62EF">
          <w:rPr>
            <w:rFonts w:ascii="Times New Roman" w:hAnsi="Times New Roman" w:cs="Times New Roman"/>
          </w:rPr>
          <w:t xml:space="preserve">This paper addresses the question of whether agricultural shocks, manifested through seasonal employment and income, lead to </w:t>
        </w:r>
        <w:r>
          <w:rPr>
            <w:rFonts w:ascii="Times New Roman" w:hAnsi="Times New Roman" w:cs="Times New Roman"/>
          </w:rPr>
          <w:t>conflict</w:t>
        </w:r>
        <w:r w:rsidRPr="002B62EF">
          <w:rPr>
            <w:rFonts w:ascii="Times New Roman" w:hAnsi="Times New Roman" w:cs="Times New Roman"/>
          </w:rPr>
          <w:t xml:space="preserve">. The linkage can be reduced to a couple of </w:t>
        </w:r>
        <w:r w:rsidRPr="00EF1C89">
          <w:rPr>
            <w:rFonts w:ascii="Times New Roman" w:hAnsi="Times New Roman" w:cs="Times New Roman"/>
          </w:rPr>
          <w:t xml:space="preserve">theories. </w:t>
        </w:r>
        <w:r w:rsidRPr="00B703C2">
          <w:rPr>
            <w:rFonts w:ascii="Times New Roman" w:hAnsi="Times New Roman" w:cs="Times New Roman"/>
          </w:rPr>
          <w:t xml:space="preserve">One is </w:t>
        </w:r>
        <w:r w:rsidRPr="00B703C2">
          <w:rPr>
            <w:rFonts w:ascii="Times New Roman" w:hAnsi="Times New Roman" w:cs="Times New Roman"/>
            <w:i/>
            <w:iCs/>
          </w:rPr>
          <w:t>greed</w:t>
        </w:r>
        <w:r w:rsidRPr="00B703C2">
          <w:rPr>
            <w:rFonts w:ascii="Times New Roman" w:hAnsi="Times New Roman" w:cs="Times New Roman"/>
          </w:rPr>
          <w:t>, which suggests that perpetrators are more likely to engage in conflict when there is more at stake. That is, an increase in farm income, e.g., after a good harvest season, increases the value of spoils to be appropriated</w:t>
        </w:r>
        <w:r>
          <w:rPr>
            <w:rFonts w:ascii="Times New Roman" w:hAnsi="Times New Roman" w:cs="Times New Roman"/>
          </w:rPr>
          <w:t xml:space="preserve"> or destroyed</w:t>
        </w:r>
        <w:r w:rsidRPr="00B703C2">
          <w:rPr>
            <w:rFonts w:ascii="Times New Roman" w:hAnsi="Times New Roman" w:cs="Times New Roman"/>
          </w:rPr>
          <w:t>, which can amplify violence (Koren and Bagozzi, 2017; McGuirk and Burke, 2020).</w:t>
        </w:r>
      </w:ins>
    </w:p>
    <w:p w14:paraId="515DB76E" w14:textId="101583C6" w:rsidR="00F061F3" w:rsidRPr="00B703C2" w:rsidRDefault="00F061F3" w:rsidP="00F061F3">
      <w:pPr>
        <w:spacing w:after="0" w:line="480" w:lineRule="auto"/>
        <w:ind w:firstLine="360"/>
        <w:rPr>
          <w:ins w:id="4" w:author="Justin Hastings" w:date="2023-06-20T14:02:00Z"/>
          <w:rFonts w:ascii="Times New Roman" w:hAnsi="Times New Roman" w:cs="Times New Roman"/>
        </w:rPr>
      </w:pPr>
      <w:ins w:id="5" w:author="Justin Hastings" w:date="2023-06-20T14:02:00Z">
        <w:r w:rsidRPr="00B703C2">
          <w:rPr>
            <w:rFonts w:ascii="Times New Roman" w:hAnsi="Times New Roman" w:cs="Times New Roman"/>
          </w:rPr>
          <w:t xml:space="preserve">Another such theory is that of </w:t>
        </w:r>
        <w:r w:rsidRPr="00B703C2">
          <w:rPr>
            <w:rFonts w:ascii="Times New Roman" w:hAnsi="Times New Roman" w:cs="Times New Roman"/>
            <w:i/>
            <w:iCs/>
          </w:rPr>
          <w:t>grievance</w:t>
        </w:r>
        <w:r w:rsidRPr="00B703C2">
          <w:rPr>
            <w:rFonts w:ascii="Times New Roman" w:hAnsi="Times New Roman" w:cs="Times New Roman"/>
          </w:rPr>
          <w:t xml:space="preserve">, which suggests that people protest the deterioration of their well-being, relative to others or to their own past (e.g., Hendrix and Haggard, 2015; de </w:t>
        </w:r>
        <w:r w:rsidRPr="00B703C2">
          <w:rPr>
            <w:rFonts w:ascii="Times New Roman" w:hAnsi="Times New Roman" w:cs="Times New Roman"/>
          </w:rPr>
          <w:lastRenderedPageBreak/>
          <w:t>Winne and Peersman, 2021). A food crisis caused by reduced availability o</w:t>
        </w:r>
      </w:ins>
      <w:ins w:id="6" w:author="Justin Hastings" w:date="2023-06-21T17:38:00Z">
        <w:r w:rsidR="003C3222">
          <w:rPr>
            <w:rFonts w:ascii="Times New Roman" w:hAnsi="Times New Roman" w:cs="Times New Roman"/>
          </w:rPr>
          <w:t xml:space="preserve">r </w:t>
        </w:r>
      </w:ins>
      <w:ins w:id="7" w:author="Justin Hastings" w:date="2023-06-20T14:02:00Z">
        <w:r w:rsidRPr="00B703C2">
          <w:rPr>
            <w:rFonts w:ascii="Times New Roman" w:hAnsi="Times New Roman" w:cs="Times New Roman"/>
          </w:rPr>
          <w:t>affordability of food items, for example, can be a factor in such conflict</w:t>
        </w:r>
        <w:r>
          <w:rPr>
            <w:rFonts w:ascii="Times New Roman" w:hAnsi="Times New Roman" w:cs="Times New Roman"/>
          </w:rPr>
          <w:t>, as can shocks that reduce one’s income relative to others’</w:t>
        </w:r>
        <w:r w:rsidRPr="00B703C2">
          <w:rPr>
            <w:rFonts w:ascii="Times New Roman" w:hAnsi="Times New Roman" w:cs="Times New Roman"/>
          </w:rPr>
          <w:t>.</w:t>
        </w:r>
      </w:ins>
    </w:p>
    <w:p w14:paraId="12F449EF" w14:textId="761413D2" w:rsidR="00A42DB5" w:rsidRPr="00675D6E" w:rsidDel="00DE35ED" w:rsidRDefault="002B62EF" w:rsidP="00F14555">
      <w:pPr>
        <w:spacing w:after="0" w:line="480" w:lineRule="auto"/>
        <w:ind w:firstLine="360"/>
        <w:rPr>
          <w:del w:id="8" w:author="Justin Hastings" w:date="2023-06-20T12:55:00Z"/>
          <w:rFonts w:ascii="Times New Roman" w:hAnsi="Times New Roman" w:cs="Times New Roman"/>
          <w:rPrChange w:id="9" w:author="Justin Hastings" w:date="2023-06-21T18:07:00Z">
            <w:rPr>
              <w:del w:id="10" w:author="Justin Hastings" w:date="2023-06-20T12:55:00Z"/>
              <w:rFonts w:ascii="Times New Roman" w:hAnsi="Times New Roman" w:cs="Times New Roman"/>
            </w:rPr>
          </w:rPrChange>
        </w:rPr>
      </w:pPr>
      <w:del w:id="11" w:author="Justin Hastings" w:date="2023-06-20T12:55:00Z">
        <w:r w:rsidRPr="00675D6E" w:rsidDel="00DE35ED">
          <w:rPr>
            <w:rFonts w:ascii="Times New Roman" w:hAnsi="Times New Roman" w:cs="Times New Roman"/>
            <w:rPrChange w:id="12" w:author="Justin Hastings" w:date="2023-06-21T18:07:00Z">
              <w:rPr>
                <w:rFonts w:ascii="Times New Roman" w:hAnsi="Times New Roman" w:cs="Times New Roman"/>
                <w:highlight w:val="yellow"/>
              </w:rPr>
            </w:rPrChange>
          </w:rPr>
          <w:delText xml:space="preserve">This paper addresses the question of whether </w:delText>
        </w:r>
        <w:r w:rsidR="008C49E0" w:rsidRPr="00675D6E" w:rsidDel="00DE35ED">
          <w:rPr>
            <w:rFonts w:ascii="Times New Roman" w:hAnsi="Times New Roman" w:cs="Times New Roman"/>
            <w:rPrChange w:id="13" w:author="Justin Hastings" w:date="2023-06-21T18:07:00Z">
              <w:rPr>
                <w:rFonts w:ascii="Times New Roman" w:hAnsi="Times New Roman" w:cs="Times New Roman"/>
                <w:highlight w:val="yellow"/>
              </w:rPr>
            </w:rPrChange>
          </w:rPr>
          <w:delText xml:space="preserve">harvest-time </w:delText>
        </w:r>
        <w:r w:rsidRPr="00675D6E" w:rsidDel="00DE35ED">
          <w:rPr>
            <w:rFonts w:ascii="Times New Roman" w:hAnsi="Times New Roman" w:cs="Times New Roman"/>
            <w:rPrChange w:id="14" w:author="Justin Hastings" w:date="2023-06-21T18:07:00Z">
              <w:rPr>
                <w:rFonts w:ascii="Times New Roman" w:hAnsi="Times New Roman" w:cs="Times New Roman"/>
                <w:highlight w:val="yellow"/>
              </w:rPr>
            </w:rPrChange>
          </w:rPr>
          <w:delText xml:space="preserve">agricultural shocks lead to </w:delText>
        </w:r>
        <w:r w:rsidR="009C3E1D" w:rsidRPr="00675D6E" w:rsidDel="00DE35ED">
          <w:rPr>
            <w:rFonts w:ascii="Times New Roman" w:hAnsi="Times New Roman" w:cs="Times New Roman"/>
            <w:rPrChange w:id="15" w:author="Justin Hastings" w:date="2023-06-21T18:07:00Z">
              <w:rPr>
                <w:rFonts w:ascii="Times New Roman" w:hAnsi="Times New Roman" w:cs="Times New Roman"/>
                <w:highlight w:val="yellow"/>
              </w:rPr>
            </w:rPrChange>
          </w:rPr>
          <w:delText xml:space="preserve">changes in </w:delText>
        </w:r>
        <w:r w:rsidR="0023651F" w:rsidRPr="00675D6E" w:rsidDel="00DE35ED">
          <w:rPr>
            <w:rFonts w:ascii="Times New Roman" w:hAnsi="Times New Roman" w:cs="Times New Roman"/>
            <w:rPrChange w:id="16" w:author="Justin Hastings" w:date="2023-06-21T18:07:00Z">
              <w:rPr>
                <w:rFonts w:ascii="Times New Roman" w:hAnsi="Times New Roman" w:cs="Times New Roman"/>
                <w:highlight w:val="yellow"/>
              </w:rPr>
            </w:rPrChange>
          </w:rPr>
          <w:delText>conflict</w:delText>
        </w:r>
        <w:r w:rsidRPr="00675D6E" w:rsidDel="00DE35ED">
          <w:rPr>
            <w:rFonts w:ascii="Times New Roman" w:hAnsi="Times New Roman" w:cs="Times New Roman"/>
            <w:rPrChange w:id="17" w:author="Justin Hastings" w:date="2023-06-21T18:07:00Z">
              <w:rPr>
                <w:rFonts w:ascii="Times New Roman" w:hAnsi="Times New Roman" w:cs="Times New Roman"/>
                <w:highlight w:val="yellow"/>
              </w:rPr>
            </w:rPrChange>
          </w:rPr>
          <w:delText xml:space="preserve">. The </w:delText>
        </w:r>
        <w:r w:rsidR="00A67840" w:rsidRPr="00675D6E" w:rsidDel="00DE35ED">
          <w:rPr>
            <w:rFonts w:ascii="Times New Roman" w:hAnsi="Times New Roman" w:cs="Times New Roman"/>
            <w:rPrChange w:id="18" w:author="Justin Hastings" w:date="2023-06-21T18:07:00Z">
              <w:rPr>
                <w:rFonts w:ascii="Times New Roman" w:hAnsi="Times New Roman" w:cs="Times New Roman"/>
                <w:highlight w:val="yellow"/>
              </w:rPr>
            </w:rPrChange>
          </w:rPr>
          <w:delText>potential relationship between agricultur</w:delText>
        </w:r>
        <w:r w:rsidR="009C3E1D" w:rsidRPr="00675D6E" w:rsidDel="00DE35ED">
          <w:rPr>
            <w:rFonts w:ascii="Times New Roman" w:hAnsi="Times New Roman" w:cs="Times New Roman"/>
            <w:rPrChange w:id="19" w:author="Justin Hastings" w:date="2023-06-21T18:07:00Z">
              <w:rPr>
                <w:rFonts w:ascii="Times New Roman" w:hAnsi="Times New Roman" w:cs="Times New Roman"/>
                <w:highlight w:val="yellow"/>
              </w:rPr>
            </w:rPrChange>
          </w:rPr>
          <w:delText>e</w:delText>
        </w:r>
        <w:r w:rsidR="00A67840" w:rsidRPr="00675D6E" w:rsidDel="00DE35ED">
          <w:rPr>
            <w:rFonts w:ascii="Times New Roman" w:hAnsi="Times New Roman" w:cs="Times New Roman"/>
            <w:rPrChange w:id="20" w:author="Justin Hastings" w:date="2023-06-21T18:07:00Z">
              <w:rPr>
                <w:rFonts w:ascii="Times New Roman" w:hAnsi="Times New Roman" w:cs="Times New Roman"/>
                <w:highlight w:val="yellow"/>
              </w:rPr>
            </w:rPrChange>
          </w:rPr>
          <w:delText xml:space="preserve"> and conflict</w:delText>
        </w:r>
        <w:r w:rsidRPr="00675D6E" w:rsidDel="00DE35ED">
          <w:rPr>
            <w:rFonts w:ascii="Times New Roman" w:hAnsi="Times New Roman" w:cs="Times New Roman"/>
            <w:rPrChange w:id="21" w:author="Justin Hastings" w:date="2023-06-21T18:07:00Z">
              <w:rPr>
                <w:rFonts w:ascii="Times New Roman" w:hAnsi="Times New Roman" w:cs="Times New Roman"/>
                <w:highlight w:val="yellow"/>
              </w:rPr>
            </w:rPrChange>
          </w:rPr>
          <w:delText xml:space="preserve"> can be reduced to a couple of theories. One </w:delText>
        </w:r>
        <w:r w:rsidR="009C3E1D" w:rsidRPr="00675D6E" w:rsidDel="00DE35ED">
          <w:rPr>
            <w:rFonts w:ascii="Times New Roman" w:hAnsi="Times New Roman" w:cs="Times New Roman"/>
            <w:rPrChange w:id="22" w:author="Justin Hastings" w:date="2023-06-21T18:07:00Z">
              <w:rPr>
                <w:rFonts w:ascii="Times New Roman" w:hAnsi="Times New Roman" w:cs="Times New Roman"/>
                <w:highlight w:val="yellow"/>
              </w:rPr>
            </w:rPrChange>
          </w:rPr>
          <w:delText xml:space="preserve">theory is </w:delText>
        </w:r>
        <w:r w:rsidRPr="00675D6E" w:rsidDel="00DE35ED">
          <w:rPr>
            <w:rFonts w:ascii="Times New Roman" w:hAnsi="Times New Roman" w:cs="Times New Roman"/>
            <w:i/>
            <w:iCs/>
            <w:rPrChange w:id="23" w:author="Justin Hastings" w:date="2023-06-21T18:07:00Z">
              <w:rPr>
                <w:rFonts w:ascii="Times New Roman" w:hAnsi="Times New Roman" w:cs="Times New Roman"/>
                <w:i/>
                <w:iCs/>
                <w:highlight w:val="yellow"/>
              </w:rPr>
            </w:rPrChange>
          </w:rPr>
          <w:delText>grievance</w:delText>
        </w:r>
        <w:r w:rsidRPr="00675D6E" w:rsidDel="00DE35ED">
          <w:rPr>
            <w:rFonts w:ascii="Times New Roman" w:hAnsi="Times New Roman" w:cs="Times New Roman"/>
            <w:rPrChange w:id="24" w:author="Justin Hastings" w:date="2023-06-21T18:07:00Z">
              <w:rPr>
                <w:rFonts w:ascii="Times New Roman" w:hAnsi="Times New Roman" w:cs="Times New Roman"/>
                <w:highlight w:val="yellow"/>
              </w:rPr>
            </w:rPrChange>
          </w:rPr>
          <w:delText>, which suggests that people protest the deterioration of their well-being, relative to others or to their own past</w:delText>
        </w:r>
        <w:r w:rsidR="00CC4C07" w:rsidRPr="00675D6E" w:rsidDel="00DE35ED">
          <w:rPr>
            <w:rFonts w:ascii="Times New Roman" w:hAnsi="Times New Roman" w:cs="Times New Roman"/>
            <w:rPrChange w:id="25" w:author="Justin Hastings" w:date="2023-06-21T18:07:00Z">
              <w:rPr>
                <w:rFonts w:ascii="Times New Roman" w:hAnsi="Times New Roman" w:cs="Times New Roman"/>
                <w:highlight w:val="yellow"/>
              </w:rPr>
            </w:rPrChange>
          </w:rPr>
          <w:delText xml:space="preserve"> (e.g., Hendrix and Haggard, 2015; </w:delText>
        </w:r>
        <w:r w:rsidR="00A70E87" w:rsidRPr="00675D6E" w:rsidDel="00DE35ED">
          <w:rPr>
            <w:rFonts w:ascii="Times New Roman" w:hAnsi="Times New Roman" w:cs="Times New Roman"/>
            <w:rPrChange w:id="26" w:author="Justin Hastings" w:date="2023-06-21T18:07:00Z">
              <w:rPr>
                <w:rFonts w:ascii="Times New Roman" w:hAnsi="Times New Roman" w:cs="Times New Roman"/>
                <w:highlight w:val="yellow"/>
              </w:rPr>
            </w:rPrChange>
          </w:rPr>
          <w:delText>de Winne and Peersman, 2021</w:delText>
        </w:r>
        <w:r w:rsidR="00CC4C07" w:rsidRPr="00675D6E" w:rsidDel="00DE35ED">
          <w:rPr>
            <w:rFonts w:ascii="Times New Roman" w:hAnsi="Times New Roman" w:cs="Times New Roman"/>
            <w:rPrChange w:id="27" w:author="Justin Hastings" w:date="2023-06-21T18:07:00Z">
              <w:rPr>
                <w:rFonts w:ascii="Times New Roman" w:hAnsi="Times New Roman" w:cs="Times New Roman"/>
                <w:highlight w:val="yellow"/>
              </w:rPr>
            </w:rPrChange>
          </w:rPr>
          <w:delText>)</w:delText>
        </w:r>
        <w:r w:rsidRPr="00675D6E" w:rsidDel="00DE35ED">
          <w:rPr>
            <w:rFonts w:ascii="Times New Roman" w:hAnsi="Times New Roman" w:cs="Times New Roman"/>
            <w:rPrChange w:id="28" w:author="Justin Hastings" w:date="2023-06-21T18:07:00Z">
              <w:rPr>
                <w:rFonts w:ascii="Times New Roman" w:hAnsi="Times New Roman" w:cs="Times New Roman"/>
                <w:highlight w:val="yellow"/>
              </w:rPr>
            </w:rPrChange>
          </w:rPr>
          <w:delText xml:space="preserve">. </w:delText>
        </w:r>
        <w:r w:rsidR="009C3E1D" w:rsidRPr="00675D6E" w:rsidDel="00DE35ED">
          <w:rPr>
            <w:rFonts w:ascii="Times New Roman" w:hAnsi="Times New Roman" w:cs="Times New Roman"/>
            <w:rPrChange w:id="29" w:author="Justin Hastings" w:date="2023-06-21T18:07:00Z">
              <w:rPr>
                <w:rFonts w:ascii="Times New Roman" w:hAnsi="Times New Roman" w:cs="Times New Roman"/>
                <w:highlight w:val="yellow"/>
              </w:rPr>
            </w:rPrChange>
          </w:rPr>
          <w:delText>The other</w:delText>
        </w:r>
        <w:r w:rsidRPr="00675D6E" w:rsidDel="00DE35ED">
          <w:rPr>
            <w:rFonts w:ascii="Times New Roman" w:hAnsi="Times New Roman" w:cs="Times New Roman"/>
            <w:rPrChange w:id="30" w:author="Justin Hastings" w:date="2023-06-21T18:07:00Z">
              <w:rPr>
                <w:rFonts w:ascii="Times New Roman" w:hAnsi="Times New Roman" w:cs="Times New Roman"/>
                <w:highlight w:val="yellow"/>
              </w:rPr>
            </w:rPrChange>
          </w:rPr>
          <w:delText xml:space="preserve"> </w:delText>
        </w:r>
        <w:r w:rsidR="009C3E1D" w:rsidRPr="00675D6E" w:rsidDel="00DE35ED">
          <w:rPr>
            <w:rFonts w:ascii="Times New Roman" w:hAnsi="Times New Roman" w:cs="Times New Roman"/>
            <w:rPrChange w:id="31" w:author="Justin Hastings" w:date="2023-06-21T18:07:00Z">
              <w:rPr>
                <w:rFonts w:ascii="Times New Roman" w:hAnsi="Times New Roman" w:cs="Times New Roman"/>
                <w:highlight w:val="yellow"/>
              </w:rPr>
            </w:rPrChange>
          </w:rPr>
          <w:delText xml:space="preserve">theory </w:delText>
        </w:r>
        <w:r w:rsidR="004D7756" w:rsidRPr="00675D6E" w:rsidDel="00DE35ED">
          <w:rPr>
            <w:rFonts w:ascii="Times New Roman" w:hAnsi="Times New Roman" w:cs="Times New Roman"/>
            <w:rPrChange w:id="32" w:author="Justin Hastings" w:date="2023-06-21T18:07:00Z">
              <w:rPr>
                <w:rFonts w:ascii="Times New Roman" w:hAnsi="Times New Roman" w:cs="Times New Roman"/>
                <w:highlight w:val="yellow"/>
              </w:rPr>
            </w:rPrChange>
          </w:rPr>
          <w:delText>is</w:delText>
        </w:r>
        <w:r w:rsidRPr="00675D6E" w:rsidDel="00DE35ED">
          <w:rPr>
            <w:rFonts w:ascii="Times New Roman" w:hAnsi="Times New Roman" w:cs="Times New Roman"/>
            <w:rPrChange w:id="33" w:author="Justin Hastings" w:date="2023-06-21T18:07:00Z">
              <w:rPr>
                <w:rFonts w:ascii="Times New Roman" w:hAnsi="Times New Roman" w:cs="Times New Roman"/>
                <w:highlight w:val="yellow"/>
              </w:rPr>
            </w:rPrChange>
          </w:rPr>
          <w:delText xml:space="preserve"> </w:delText>
        </w:r>
        <w:r w:rsidRPr="00675D6E" w:rsidDel="00DE35ED">
          <w:rPr>
            <w:rFonts w:ascii="Times New Roman" w:hAnsi="Times New Roman" w:cs="Times New Roman"/>
            <w:i/>
            <w:iCs/>
            <w:rPrChange w:id="34" w:author="Justin Hastings" w:date="2023-06-21T18:07:00Z">
              <w:rPr>
                <w:rFonts w:ascii="Times New Roman" w:hAnsi="Times New Roman" w:cs="Times New Roman"/>
                <w:i/>
                <w:iCs/>
                <w:highlight w:val="yellow"/>
              </w:rPr>
            </w:rPrChange>
          </w:rPr>
          <w:delText>greed</w:delText>
        </w:r>
        <w:r w:rsidRPr="00675D6E" w:rsidDel="00DE35ED">
          <w:rPr>
            <w:rFonts w:ascii="Times New Roman" w:hAnsi="Times New Roman" w:cs="Times New Roman"/>
            <w:rPrChange w:id="35" w:author="Justin Hastings" w:date="2023-06-21T18:07:00Z">
              <w:rPr>
                <w:rFonts w:ascii="Times New Roman" w:hAnsi="Times New Roman" w:cs="Times New Roman"/>
                <w:highlight w:val="yellow"/>
              </w:rPr>
            </w:rPrChange>
          </w:rPr>
          <w:delText>, which suggests that perpetrators are more likely to engage in conflict when there is more at stake.</w:delText>
        </w:r>
        <w:r w:rsidRPr="00675D6E" w:rsidDel="00DE35ED">
          <w:rPr>
            <w:rFonts w:ascii="Times New Roman" w:hAnsi="Times New Roman" w:cs="Times New Roman"/>
            <w:rPrChange w:id="36" w:author="Justin Hastings" w:date="2023-06-21T18:07:00Z">
              <w:rPr>
                <w:rFonts w:ascii="Times New Roman" w:hAnsi="Times New Roman" w:cs="Times New Roman"/>
              </w:rPr>
            </w:rPrChange>
          </w:rPr>
          <w:delText xml:space="preserve"> </w:delText>
        </w:r>
      </w:del>
    </w:p>
    <w:p w14:paraId="059F818D" w14:textId="77777777" w:rsidR="00834E47" w:rsidRPr="00EF1C4C" w:rsidRDefault="002B62EF" w:rsidP="00834E47">
      <w:pPr>
        <w:spacing w:after="0" w:line="480" w:lineRule="auto"/>
        <w:ind w:firstLine="360"/>
        <w:rPr>
          <w:ins w:id="37" w:author="Justin Hastings" w:date="2023-06-21T18:22:00Z"/>
          <w:rFonts w:ascii="Times New Roman" w:hAnsi="Times New Roman" w:cs="Times New Roman"/>
        </w:rPr>
      </w:pPr>
      <w:del w:id="38" w:author="Justin Hastings" w:date="2023-06-21T14:08:00Z">
        <w:r w:rsidRPr="00675D6E" w:rsidDel="00C14DB4">
          <w:rPr>
            <w:rFonts w:ascii="Times New Roman" w:hAnsi="Times New Roman" w:cs="Times New Roman"/>
            <w:rPrChange w:id="39" w:author="Justin Hastings" w:date="2023-06-21T18:07:00Z">
              <w:rPr>
                <w:rFonts w:ascii="Times New Roman" w:hAnsi="Times New Roman" w:cs="Times New Roman"/>
                <w:highlight w:val="yellow"/>
              </w:rPr>
            </w:rPrChange>
          </w:rPr>
          <w:delText xml:space="preserve">Both theories </w:delText>
        </w:r>
      </w:del>
      <w:ins w:id="40" w:author="Justin Hastings" w:date="2023-06-21T14:08:00Z">
        <w:r w:rsidR="00C14DB4" w:rsidRPr="00675D6E">
          <w:rPr>
            <w:rFonts w:ascii="Times New Roman" w:hAnsi="Times New Roman" w:cs="Times New Roman"/>
            <w:rPrChange w:id="41" w:author="Justin Hastings" w:date="2023-06-21T18:07:00Z">
              <w:rPr>
                <w:rFonts w:ascii="Times New Roman" w:hAnsi="Times New Roman" w:cs="Times New Roman"/>
                <w:highlight w:val="yellow"/>
              </w:rPr>
            </w:rPrChange>
          </w:rPr>
          <w:t xml:space="preserve">Across both theories, we can think of mechanisms by which </w:t>
        </w:r>
      </w:ins>
      <w:ins w:id="42" w:author="Justin Hastings" w:date="2023-06-21T17:38:00Z">
        <w:r w:rsidR="003C3222" w:rsidRPr="00675D6E">
          <w:rPr>
            <w:rFonts w:ascii="Times New Roman" w:hAnsi="Times New Roman" w:cs="Times New Roman"/>
            <w:rPrChange w:id="43" w:author="Justin Hastings" w:date="2023-06-21T18:07:00Z">
              <w:rPr>
                <w:rFonts w:ascii="Times New Roman" w:hAnsi="Times New Roman" w:cs="Times New Roman"/>
                <w:highlight w:val="yellow"/>
              </w:rPr>
            </w:rPrChange>
          </w:rPr>
          <w:t>agricultural shocks might be associated with an increase or decrease i</w:t>
        </w:r>
      </w:ins>
      <w:ins w:id="44" w:author="Justin Hastings" w:date="2023-06-21T17:39:00Z">
        <w:r w:rsidR="003C3222" w:rsidRPr="00675D6E">
          <w:rPr>
            <w:rFonts w:ascii="Times New Roman" w:hAnsi="Times New Roman" w:cs="Times New Roman"/>
            <w:rPrChange w:id="45" w:author="Justin Hastings" w:date="2023-06-21T18:07:00Z">
              <w:rPr>
                <w:rFonts w:ascii="Times New Roman" w:hAnsi="Times New Roman" w:cs="Times New Roman"/>
                <w:highlight w:val="yellow"/>
              </w:rPr>
            </w:rPrChange>
          </w:rPr>
          <w:t xml:space="preserve">n conflict. </w:t>
        </w:r>
      </w:ins>
      <w:ins w:id="46" w:author="Justin Hastings" w:date="2023-06-21T17:57:00Z">
        <w:r w:rsidR="00EF1C4C">
          <w:rPr>
            <w:rFonts w:ascii="Times New Roman" w:hAnsi="Times New Roman" w:cs="Times New Roman"/>
          </w:rPr>
          <w:t xml:space="preserve">There may be </w:t>
        </w:r>
        <w:r w:rsidR="00EF1C4C" w:rsidRPr="00B703C2">
          <w:rPr>
            <w:rFonts w:ascii="Times New Roman" w:hAnsi="Times New Roman" w:cs="Times New Roman"/>
          </w:rPr>
          <w:t xml:space="preserve">opportunities to extort wealth or incur damage and thus improve one’s own relative standing—the </w:t>
        </w:r>
        <w:r w:rsidR="00EF1C4C" w:rsidRPr="00B703C2">
          <w:rPr>
            <w:rFonts w:ascii="Times New Roman" w:hAnsi="Times New Roman" w:cs="Times New Roman"/>
            <w:i/>
            <w:iCs/>
          </w:rPr>
          <w:t>predation</w:t>
        </w:r>
        <w:r w:rsidR="00EF1C4C" w:rsidRPr="00B703C2">
          <w:rPr>
            <w:rFonts w:ascii="Times New Roman" w:hAnsi="Times New Roman" w:cs="Times New Roman"/>
          </w:rPr>
          <w:t xml:space="preserve"> or </w:t>
        </w:r>
        <w:r w:rsidR="00EF1C4C" w:rsidRPr="00B703C2">
          <w:rPr>
            <w:rFonts w:ascii="Times New Roman" w:hAnsi="Times New Roman" w:cs="Times New Roman"/>
            <w:i/>
            <w:iCs/>
          </w:rPr>
          <w:t>rapacity</w:t>
        </w:r>
        <w:r w:rsidR="00EF1C4C" w:rsidRPr="00B703C2">
          <w:rPr>
            <w:rFonts w:ascii="Times New Roman" w:hAnsi="Times New Roman" w:cs="Times New Roman"/>
          </w:rPr>
          <w:t xml:space="preserve"> mechanis</w:t>
        </w:r>
      </w:ins>
      <w:ins w:id="47" w:author="Justin Hastings" w:date="2023-06-21T17:58:00Z">
        <w:r w:rsidR="00EF1C4C">
          <w:rPr>
            <w:rFonts w:ascii="Times New Roman" w:hAnsi="Times New Roman" w:cs="Times New Roman"/>
          </w:rPr>
          <w:t xml:space="preserve">m. </w:t>
        </w:r>
      </w:ins>
      <w:ins w:id="48" w:author="Justin Hastings" w:date="2023-06-21T18:22:00Z">
        <w:r w:rsidR="00834E47">
          <w:rPr>
            <w:rFonts w:ascii="Times New Roman" w:hAnsi="Times New Roman" w:cs="Times New Roman"/>
          </w:rPr>
          <w:t xml:space="preserve">In situations where two potentially adversarial groups may experience changes in their relative fortunes (through, for example, differential effects of an agricultural income shock), </w:t>
        </w:r>
        <w:r w:rsidR="00834E47" w:rsidRPr="00834E47">
          <w:rPr>
            <w:rFonts w:ascii="Times New Roman" w:hAnsi="Times New Roman" w:cs="Times New Roman"/>
            <w:lang w:val="en-AU"/>
            <w:rPrChange w:id="49" w:author="Justin Hastings" w:date="2023-06-21T18:22:00Z">
              <w:rPr>
                <w:rFonts w:ascii="Times New Roman" w:hAnsi="Times New Roman" w:cs="Times New Roman"/>
                <w:highlight w:val="yellow"/>
                <w:lang w:val="en-AU"/>
              </w:rPr>
            </w:rPrChange>
          </w:rPr>
          <w:t>grievance can be felt when a group’s adversary experiences relatively more economic success than the group, leading to conflict between a group and its adversary (Mitra and Ray 2014; Panza and Swee 2023).</w:t>
        </w:r>
      </w:ins>
    </w:p>
    <w:p w14:paraId="66D75EDB" w14:textId="5339A7A8" w:rsidR="00EF1C4C" w:rsidRDefault="00EF1C4C" w:rsidP="00EF1C4C">
      <w:pPr>
        <w:spacing w:after="0" w:line="480" w:lineRule="auto"/>
        <w:ind w:firstLine="360"/>
        <w:rPr>
          <w:ins w:id="50" w:author="Justin Hastings" w:date="2023-06-21T18:02:00Z"/>
          <w:rFonts w:ascii="Times New Roman" w:hAnsi="Times New Roman" w:cs="Times New Roman"/>
        </w:rPr>
      </w:pPr>
      <w:ins w:id="51" w:author="Justin Hastings" w:date="2023-06-21T17:58:00Z">
        <w:r>
          <w:rPr>
            <w:rFonts w:ascii="Times New Roman" w:hAnsi="Times New Roman" w:cs="Times New Roman"/>
          </w:rPr>
          <w:t xml:space="preserve">Conflict may also occur </w:t>
        </w:r>
      </w:ins>
      <w:ins w:id="52" w:author="Justin Hastings" w:date="2023-06-21T17:57:00Z">
        <w:r w:rsidRPr="00B703C2">
          <w:rPr>
            <w:rFonts w:ascii="Times New Roman" w:hAnsi="Times New Roman" w:cs="Times New Roman"/>
          </w:rPr>
          <w:t xml:space="preserve">because the opportunity costs of engaging in such activities are not very high—the </w:t>
        </w:r>
        <w:r w:rsidRPr="00B703C2">
          <w:rPr>
            <w:rFonts w:ascii="Times New Roman" w:hAnsi="Times New Roman" w:cs="Times New Roman"/>
            <w:i/>
            <w:iCs/>
          </w:rPr>
          <w:t>opportunity cost</w:t>
        </w:r>
        <w:r w:rsidRPr="00B703C2">
          <w:rPr>
            <w:rFonts w:ascii="Times New Roman" w:hAnsi="Times New Roman" w:cs="Times New Roman"/>
          </w:rPr>
          <w:t xml:space="preserve"> mechanism. The latter has been primarily portrayed as a person’s choice of the less peaceful ways of generating income, when the lawful alternatives such as farming do not pay enough (e.g., after a bad crop year, or a drop in commodity prices). To that end, the opportunity cost of fighting is seen as an increasing function of income—a negative income shock leads to more violence (Collier and Hoeffler, 1998; Fjelde, 2015). However, this alludes to a relatively long-term commitment to a conflict.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(Guardado and Pennings, 2023).</w:t>
        </w:r>
      </w:ins>
      <w:ins w:id="53" w:author="Justin Hastings" w:date="2023-06-21T18:13:00Z">
        <w:r w:rsidR="006B5065" w:rsidRPr="006B5065">
          <w:rPr>
            <w:rFonts w:ascii="Times New Roman" w:hAnsi="Times New Roman" w:cs="Times New Roman"/>
            <w:lang w:val="en-AU"/>
            <w:rPrChange w:id="54" w:author="Justin Hastings" w:date="2023-06-21T18:21:00Z">
              <w:rPr>
                <w:rFonts w:ascii="Times New Roman" w:hAnsi="Times New Roman" w:cs="Times New Roman"/>
                <w:highlight w:val="yellow"/>
                <w:lang w:val="en-AU"/>
              </w:rPr>
            </w:rPrChange>
          </w:rPr>
          <w:t xml:space="preserve"> Pe</w:t>
        </w:r>
        <w:r w:rsidR="006B5065" w:rsidRPr="006B5065">
          <w:rPr>
            <w:rFonts w:ascii="Times New Roman" w:hAnsi="Times New Roman" w:cs="Times New Roman"/>
            <w:lang w:val="en-AU"/>
            <w:rPrChange w:id="55" w:author="Justin Hastings" w:date="2023-06-21T18:21:00Z">
              <w:rPr>
                <w:rFonts w:ascii="Times New Roman" w:hAnsi="Times New Roman" w:cs="Times New Roman"/>
                <w:highlight w:val="yellow"/>
                <w:lang w:val="en-AU"/>
              </w:rPr>
            </w:rPrChange>
          </w:rPr>
          <w:t xml:space="preserve">rpetrators of violence may feel grievance over their own economic situation relative to the past (that is, a previous season, or the same season the previous </w:t>
        </w:r>
        <w:r w:rsidR="006B5065" w:rsidRPr="006B5065">
          <w:rPr>
            <w:rFonts w:ascii="Times New Roman" w:hAnsi="Times New Roman" w:cs="Times New Roman"/>
            <w:lang w:val="en-AU"/>
            <w:rPrChange w:id="56" w:author="Justin Hastings" w:date="2023-06-21T18:21:00Z">
              <w:rPr>
                <w:rFonts w:ascii="Times New Roman" w:hAnsi="Times New Roman" w:cs="Times New Roman"/>
                <w:highlight w:val="yellow"/>
                <w:lang w:val="en-AU"/>
              </w:rPr>
            </w:rPrChange>
          </w:rPr>
          <w:lastRenderedPageBreak/>
          <w:t>year), leading to a decrease in the opportunity cost of engaging in conflict (Panza and Swee 2023).</w:t>
        </w:r>
      </w:ins>
    </w:p>
    <w:p w14:paraId="14E8A994" w14:textId="52CFC040" w:rsidR="003C3222" w:rsidRPr="00B37C80" w:rsidRDefault="0096624E" w:rsidP="00B37C80">
      <w:pPr>
        <w:spacing w:line="480" w:lineRule="auto"/>
        <w:ind w:firstLine="720"/>
        <w:jc w:val="both"/>
        <w:rPr>
          <w:ins w:id="57" w:author="Justin Hastings" w:date="2023-06-21T17:39:00Z"/>
          <w:rFonts w:ascii="Times New Roman" w:hAnsi="Times New Roman" w:cs="Times New Roman"/>
          <w:lang w:val="en-AU"/>
          <w:rPrChange w:id="58" w:author="Justin Hastings" w:date="2023-06-21T18:33:00Z">
            <w:rPr>
              <w:ins w:id="59" w:author="Justin Hastings" w:date="2023-06-21T17:39:00Z"/>
              <w:rFonts w:ascii="Times New Roman" w:hAnsi="Times New Roman" w:cs="Times New Roman"/>
              <w:highlight w:val="yellow"/>
            </w:rPr>
          </w:rPrChange>
        </w:rPr>
        <w:pPrChange w:id="60" w:author="Justin Hastings" w:date="2023-06-21T18:34:00Z">
          <w:pPr>
            <w:spacing w:after="0" w:line="480" w:lineRule="auto"/>
            <w:ind w:firstLine="360"/>
          </w:pPr>
        </w:pPrChange>
      </w:pPr>
      <w:ins w:id="61" w:author="Justin Hastings" w:date="2023-06-21T18:27:00Z">
        <w:r w:rsidRPr="00EF0DAC">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w:t>
        </w:r>
        <w:r w:rsidRPr="00EF0DAC">
          <w:rPr>
            <w:rFonts w:ascii="Times New Roman" w:hAnsi="Times New Roman" w:cs="Times New Roman"/>
            <w:i/>
            <w:iCs/>
            <w:lang w:val="en-AU"/>
          </w:rPr>
          <w:t>motivations</w:t>
        </w:r>
        <w:r w:rsidRPr="00EF0DAC">
          <w:rPr>
            <w:rFonts w:ascii="Times New Roman" w:hAnsi="Times New Roman" w:cs="Times New Roman"/>
            <w:lang w:val="en-AU"/>
          </w:rPr>
          <w:t xml:space="preserve"> which may not be obvious from looking at the data on what is, after all, the fruits of those motivations rather than the motivations themselves. Differentiating the channels thus </w:t>
        </w:r>
        <w:r>
          <w:rPr>
            <w:rFonts w:ascii="Times New Roman" w:hAnsi="Times New Roman" w:cs="Times New Roman"/>
            <w:lang w:val="en-AU"/>
          </w:rPr>
          <w:t xml:space="preserve">requires </w:t>
        </w:r>
        <w:r w:rsidRPr="00EF0DAC">
          <w:rPr>
            <w:rFonts w:ascii="Times New Roman" w:hAnsi="Times New Roman" w:cs="Times New Roman"/>
            <w:lang w:val="en-AU"/>
          </w:rPr>
          <w:t xml:space="preserve">thinking through </w:t>
        </w:r>
        <w:r w:rsidRPr="00EF0DAC">
          <w:rPr>
            <w:rFonts w:ascii="Times New Roman" w:hAnsi="Times New Roman" w:cs="Times New Roman"/>
            <w:i/>
            <w:iCs/>
            <w:lang w:val="en-AU"/>
          </w:rPr>
          <w:t>who</w:t>
        </w:r>
        <w:r w:rsidRPr="00EF0DAC">
          <w:rPr>
            <w:rFonts w:ascii="Times New Roman" w:hAnsi="Times New Roman" w:cs="Times New Roman"/>
            <w:lang w:val="en-AU"/>
          </w:rPr>
          <w:t xml:space="preserve"> might be engaging in conflict as a result of the motivation derived from the channel, who or what would be the </w:t>
        </w:r>
        <w:r w:rsidRPr="00F053E3">
          <w:rPr>
            <w:rFonts w:ascii="Times New Roman" w:hAnsi="Times New Roman" w:cs="Times New Roman"/>
            <w:i/>
            <w:iCs/>
            <w:lang w:val="en-AU"/>
          </w:rPr>
          <w:t>target</w:t>
        </w:r>
        <w:r w:rsidRPr="00EF0DAC">
          <w:rPr>
            <w:rFonts w:ascii="Times New Roman" w:hAnsi="Times New Roman" w:cs="Times New Roman"/>
            <w:lang w:val="en-AU"/>
          </w:rPr>
          <w:t xml:space="preserve"> of conflict or violence as a result of the channel, what type of conflict would logically flow from the channel, and how the conflict would respond to (in this case) seasonal agricultural income shocks based on which channel is relevant. </w:t>
        </w:r>
      </w:ins>
    </w:p>
    <w:p w14:paraId="45A5A4A9" w14:textId="4F178AE8" w:rsidR="002B62EF" w:rsidRPr="002B62EF" w:rsidDel="00675D6E" w:rsidRDefault="002B62EF" w:rsidP="00B37C80">
      <w:pPr>
        <w:spacing w:after="0" w:line="480" w:lineRule="auto"/>
        <w:ind w:firstLine="360"/>
        <w:rPr>
          <w:del w:id="62" w:author="Justin Hastings" w:date="2023-06-21T17:59:00Z"/>
          <w:rFonts w:ascii="Times New Roman" w:hAnsi="Times New Roman" w:cs="Times New Roman"/>
        </w:rPr>
        <w:pPrChange w:id="63" w:author="Justin Hastings" w:date="2023-06-21T18:34:00Z">
          <w:pPr>
            <w:spacing w:after="0" w:line="480" w:lineRule="auto"/>
            <w:ind w:firstLine="360"/>
          </w:pPr>
        </w:pPrChange>
      </w:pPr>
      <w:del w:id="64" w:author="Justin Hastings" w:date="2023-06-21T17:59:00Z">
        <w:r w:rsidRPr="001277F8" w:rsidDel="00675D6E">
          <w:rPr>
            <w:rFonts w:ascii="Times New Roman" w:hAnsi="Times New Roman" w:cs="Times New Roman"/>
            <w:highlight w:val="yellow"/>
          </w:rPr>
          <w:delText>explain the conflict that happens not only because there are opportunities to extort wealth or incur damage and thus improve one’s own relative standing</w:delText>
        </w:r>
        <w:r w:rsidR="007B7A8D" w:rsidRPr="001277F8" w:rsidDel="00675D6E">
          <w:rPr>
            <w:rFonts w:ascii="Times New Roman" w:hAnsi="Times New Roman" w:cs="Times New Roman"/>
            <w:highlight w:val="yellow"/>
          </w:rPr>
          <w:delText xml:space="preserve">, </w:delText>
        </w:r>
        <w:r w:rsidRPr="001277F8" w:rsidDel="00675D6E">
          <w:rPr>
            <w:rFonts w:ascii="Times New Roman" w:hAnsi="Times New Roman" w:cs="Times New Roman"/>
            <w:highlight w:val="yellow"/>
          </w:rPr>
          <w:delText>but also because the opportunity costs of engaging in such activities are not very high</w:delText>
        </w:r>
        <w:r w:rsidR="00BC6C61" w:rsidRPr="001277F8" w:rsidDel="00675D6E">
          <w:rPr>
            <w:rFonts w:ascii="Times New Roman" w:hAnsi="Times New Roman" w:cs="Times New Roman"/>
            <w:highlight w:val="yellow"/>
          </w:rPr>
          <w:delText xml:space="preserve"> (Mitra and Ray, 2014)</w:delText>
        </w:r>
        <w:r w:rsidRPr="001277F8" w:rsidDel="00675D6E">
          <w:rPr>
            <w:rFonts w:ascii="Times New Roman" w:hAnsi="Times New Roman" w:cs="Times New Roman"/>
            <w:highlight w:val="yellow"/>
          </w:rPr>
          <w:delText xml:space="preserve">. The </w:delText>
        </w:r>
        <w:r w:rsidR="009C3E1D" w:rsidRPr="001277F8" w:rsidDel="00675D6E">
          <w:rPr>
            <w:rFonts w:ascii="Times New Roman" w:hAnsi="Times New Roman" w:cs="Times New Roman"/>
            <w:highlight w:val="yellow"/>
          </w:rPr>
          <w:delText>latter, in particular,</w:delText>
        </w:r>
        <w:r w:rsidR="00BC6C61" w:rsidRPr="001277F8" w:rsidDel="00675D6E">
          <w:rPr>
            <w:rFonts w:ascii="Times New Roman" w:hAnsi="Times New Roman" w:cs="Times New Roman"/>
            <w:highlight w:val="yellow"/>
          </w:rPr>
          <w:delText xml:space="preserve"> has</w:delText>
        </w:r>
        <w:r w:rsidRPr="001277F8" w:rsidDel="00675D6E">
          <w:rPr>
            <w:rFonts w:ascii="Times New Roman" w:hAnsi="Times New Roman" w:cs="Times New Roman"/>
            <w:highlight w:val="yellow"/>
          </w:rPr>
          <w:delText xml:space="preserve"> been primarily portrayed </w:delText>
        </w:r>
        <w:r w:rsidR="00BC6C61" w:rsidRPr="001277F8" w:rsidDel="00675D6E">
          <w:rPr>
            <w:rFonts w:ascii="Times New Roman" w:hAnsi="Times New Roman" w:cs="Times New Roman"/>
            <w:highlight w:val="yellow"/>
          </w:rPr>
          <w:delText xml:space="preserve">in the literature </w:delText>
        </w:r>
        <w:r w:rsidRPr="001277F8" w:rsidDel="00675D6E">
          <w:rPr>
            <w:rFonts w:ascii="Times New Roman" w:hAnsi="Times New Roman" w:cs="Times New Roman"/>
            <w:highlight w:val="yellow"/>
          </w:rPr>
          <w:delText>as a person’s choice of the less peaceful ways of generating income, when the lawful alternatives such as farming do</w:delText>
        </w:r>
        <w:r w:rsidR="0023651F" w:rsidRPr="001277F8" w:rsidDel="00675D6E">
          <w:rPr>
            <w:rFonts w:ascii="Times New Roman" w:hAnsi="Times New Roman" w:cs="Times New Roman"/>
            <w:highlight w:val="yellow"/>
          </w:rPr>
          <w:delText xml:space="preserve"> not</w:delText>
        </w:r>
        <w:r w:rsidRPr="001277F8" w:rsidDel="00675D6E">
          <w:rPr>
            <w:rFonts w:ascii="Times New Roman" w:hAnsi="Times New Roman" w:cs="Times New Roman"/>
            <w:highlight w:val="yellow"/>
          </w:rPr>
          <w:delText xml:space="preserve"> pay enough (e.g., after a bad crop year, or a drop in commodity prices). To that end, the opportunity cost of fighting is seen as an increasing function of income—a negative income shock leading to more violence (Collier and Hoeffler, 1998; Fjelde, 2015).</w:delText>
        </w:r>
        <w:r w:rsidR="00A70E87" w:rsidRPr="001277F8" w:rsidDel="00675D6E">
          <w:rPr>
            <w:rFonts w:ascii="Times New Roman" w:hAnsi="Times New Roman" w:cs="Times New Roman"/>
            <w:highlight w:val="yellow"/>
          </w:rPr>
          <w:delText xml:space="preserve"> </w:delText>
        </w:r>
      </w:del>
      <w:del w:id="65" w:author="Justin Hastings" w:date="2023-06-20T12:03:00Z">
        <w:r w:rsidRPr="001277F8" w:rsidDel="00D05614">
          <w:rPr>
            <w:rFonts w:ascii="Times New Roman" w:hAnsi="Times New Roman" w:cs="Times New Roman"/>
            <w:highlight w:val="yellow"/>
          </w:rPr>
          <w:delText>T</w:delText>
        </w:r>
      </w:del>
      <w:del w:id="66" w:author="Justin Hastings" w:date="2023-06-21T17:59:00Z">
        <w:r w:rsidRPr="001277F8" w:rsidDel="00675D6E">
          <w:rPr>
            <w:rFonts w:ascii="Times New Roman" w:hAnsi="Times New Roman" w:cs="Times New Roman"/>
            <w:highlight w:val="yellow"/>
          </w:rPr>
          <w:delText xml:space="preserve">his </w:delText>
        </w:r>
        <w:r w:rsidR="00BC6C61" w:rsidRPr="001277F8" w:rsidDel="00675D6E">
          <w:rPr>
            <w:rFonts w:ascii="Times New Roman" w:hAnsi="Times New Roman" w:cs="Times New Roman"/>
            <w:highlight w:val="yellow"/>
          </w:rPr>
          <w:delText xml:space="preserve">mechanism typically </w:delText>
        </w:r>
        <w:r w:rsidR="00856FAC" w:rsidRPr="001277F8" w:rsidDel="00675D6E">
          <w:rPr>
            <w:rFonts w:ascii="Times New Roman" w:hAnsi="Times New Roman" w:cs="Times New Roman"/>
            <w:highlight w:val="yellow"/>
          </w:rPr>
          <w:delText>works through</w:delText>
        </w:r>
        <w:r w:rsidRPr="001277F8" w:rsidDel="00675D6E">
          <w:rPr>
            <w:rFonts w:ascii="Times New Roman" w:hAnsi="Times New Roman" w:cs="Times New Roman"/>
            <w:highlight w:val="yellow"/>
          </w:rPr>
          <w:delText xml:space="preserve"> a </w:delText>
        </w:r>
        <w:r w:rsidR="005820EF" w:rsidRPr="001277F8" w:rsidDel="00675D6E">
          <w:rPr>
            <w:rFonts w:ascii="Times New Roman" w:hAnsi="Times New Roman" w:cs="Times New Roman"/>
            <w:highlight w:val="yellow"/>
          </w:rPr>
          <w:delText>longer-term</w:delText>
        </w:r>
        <w:r w:rsidRPr="001277F8" w:rsidDel="00675D6E">
          <w:rPr>
            <w:rFonts w:ascii="Times New Roman" w:hAnsi="Times New Roman" w:cs="Times New Roman"/>
            <w:highlight w:val="yellow"/>
          </w:rPr>
          <w:delText xml:space="preserve"> commitment to conflict</w:delText>
        </w:r>
      </w:del>
      <w:del w:id="67" w:author="Justin Hastings" w:date="2023-06-20T12:03:00Z">
        <w:r w:rsidRPr="001277F8" w:rsidDel="00D05614">
          <w:rPr>
            <w:rFonts w:ascii="Times New Roman" w:hAnsi="Times New Roman" w:cs="Times New Roman"/>
            <w:highlight w:val="yellow"/>
          </w:rPr>
          <w:delText>, however</w:delText>
        </w:r>
      </w:del>
      <w:del w:id="68" w:author="Justin Hastings" w:date="2023-06-21T17:59:00Z">
        <w:r w:rsidRPr="001277F8" w:rsidDel="00675D6E">
          <w:rPr>
            <w:rFonts w:ascii="Times New Roman" w:hAnsi="Times New Roman" w:cs="Times New Roman"/>
            <w:highlight w:val="yellow"/>
          </w:rPr>
          <w:delText xml:space="preserve">. A shorter-term manifestation of the opportunity cost mechanism </w:delText>
        </w:r>
        <w:r w:rsidR="005820EF" w:rsidRPr="001277F8" w:rsidDel="00675D6E">
          <w:rPr>
            <w:rFonts w:ascii="Times New Roman" w:hAnsi="Times New Roman" w:cs="Times New Roman"/>
            <w:highlight w:val="yellow"/>
          </w:rPr>
          <w:delText>are</w:delText>
        </w:r>
        <w:r w:rsidRPr="001277F8" w:rsidDel="00675D6E">
          <w:rPr>
            <w:rFonts w:ascii="Times New Roman" w:hAnsi="Times New Roman" w:cs="Times New Roman"/>
            <w:highlight w:val="yellow"/>
          </w:rPr>
          <w:delText xml:space="preserve"> instances when people engage in </w:delText>
        </w:r>
        <w:r w:rsidR="00DE0020" w:rsidRPr="001277F8" w:rsidDel="00675D6E">
          <w:rPr>
            <w:rFonts w:ascii="Times New Roman" w:hAnsi="Times New Roman" w:cs="Times New Roman"/>
            <w:highlight w:val="yellow"/>
          </w:rPr>
          <w:delText>social</w:delText>
        </w:r>
        <w:r w:rsidRPr="001277F8" w:rsidDel="00675D6E">
          <w:rPr>
            <w:rFonts w:ascii="Times New Roman" w:hAnsi="Times New Roman" w:cs="Times New Roman"/>
            <w:highlight w:val="yellow"/>
          </w:rPr>
          <w:delText xml:space="preserve"> </w:delText>
        </w:r>
        <w:r w:rsidR="00DE0020" w:rsidRPr="001277F8" w:rsidDel="00675D6E">
          <w:rPr>
            <w:rFonts w:ascii="Times New Roman" w:hAnsi="Times New Roman" w:cs="Times New Roman"/>
            <w:highlight w:val="yellow"/>
          </w:rPr>
          <w:delText>unrest</w:delText>
        </w:r>
        <w:r w:rsidRPr="001277F8" w:rsidDel="00675D6E">
          <w:rPr>
            <w:rFonts w:ascii="Times New Roman" w:hAnsi="Times New Roman" w:cs="Times New Roman"/>
            <w:highlight w:val="yellow"/>
          </w:rPr>
          <w:delText xml:space="preserve"> when their value of time is relatively low. In the agricultural sector, this would be the </w:delText>
        </w:r>
        <w:r w:rsidR="005820EF" w:rsidRPr="001277F8" w:rsidDel="00675D6E">
          <w:rPr>
            <w:rFonts w:ascii="Times New Roman" w:hAnsi="Times New Roman" w:cs="Times New Roman"/>
            <w:highlight w:val="yellow"/>
          </w:rPr>
          <w:delText>time of</w:delText>
        </w:r>
        <w:r w:rsidRPr="001277F8" w:rsidDel="00675D6E">
          <w:rPr>
            <w:rFonts w:ascii="Times New Roman" w:hAnsi="Times New Roman" w:cs="Times New Roman"/>
            <w:highlight w:val="yellow"/>
          </w:rPr>
          <w:delText xml:space="preserve"> the year when people are not actively farming (Guardado and Pennings, 2023).</w:delText>
        </w:r>
        <w:r w:rsidRPr="002B62EF" w:rsidDel="00675D6E">
          <w:rPr>
            <w:rFonts w:ascii="Times New Roman" w:hAnsi="Times New Roman" w:cs="Times New Roman"/>
          </w:rPr>
          <w:delText xml:space="preserve"> </w:delText>
        </w:r>
      </w:del>
    </w:p>
    <w:p w14:paraId="3DBE4FA1" w14:textId="37BECEC0" w:rsidR="00B37C80" w:rsidRPr="001B79F7" w:rsidRDefault="002B62EF" w:rsidP="001B79F7">
      <w:pPr>
        <w:spacing w:after="0" w:line="480" w:lineRule="auto"/>
        <w:ind w:firstLine="360"/>
        <w:rPr>
          <w:ins w:id="69" w:author="Justin Hastings" w:date="2023-06-21T18:33:00Z"/>
          <w:rFonts w:ascii="Times New Roman" w:hAnsi="Times New Roman" w:cs="Times New Roman"/>
          <w:rPrChange w:id="70" w:author="Justin Hastings" w:date="2023-06-21T18:36:00Z">
            <w:rPr>
              <w:ins w:id="71" w:author="Justin Hastings" w:date="2023-06-21T18:33:00Z"/>
              <w:rFonts w:ascii="Times New Roman" w:hAnsi="Times New Roman" w:cs="Times New Roman"/>
              <w:lang w:val="en-AU"/>
            </w:rPr>
          </w:rPrChange>
        </w:rPr>
        <w:pPrChange w:id="72" w:author="Justin Hastings" w:date="2023-06-21T18:36:00Z">
          <w:pPr>
            <w:ind w:firstLine="720"/>
          </w:pPr>
        </w:pPrChange>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w:t>
      </w:r>
      <w:ins w:id="73" w:author="Justin Hastings" w:date="2023-06-21T18:33:00Z">
        <w:r w:rsidR="00B37C80">
          <w:rPr>
            <w:rFonts w:ascii="Times New Roman" w:hAnsi="Times New Roman" w:cs="Times New Roman"/>
          </w:rPr>
          <w:t xml:space="preserve">thus </w:t>
        </w:r>
      </w:ins>
      <w:r w:rsidRPr="002B62EF">
        <w:rPr>
          <w:rFonts w:ascii="Times New Roman" w:hAnsi="Times New Roman" w:cs="Times New Roman"/>
        </w:rPr>
        <w:t xml:space="preserve">not only the mechanism but also the form of conflict. </w:t>
      </w:r>
      <w:r w:rsidR="00A67840">
        <w:rPr>
          <w:rFonts w:ascii="Times New Roman" w:hAnsi="Times New Roman" w:cs="Times New Roman"/>
        </w:rPr>
        <w:t xml:space="preserve">Moreover, different forms of conflict are likely to manifest one mechanism more so than </w:t>
      </w:r>
      <w:del w:id="74" w:author="Justin Hastings" w:date="2023-06-21T18:41:00Z">
        <w:r w:rsidR="00A67840" w:rsidDel="001B79F7">
          <w:rPr>
            <w:rFonts w:ascii="Times New Roman" w:hAnsi="Times New Roman" w:cs="Times New Roman"/>
          </w:rPr>
          <w:delText>the other</w:delText>
        </w:r>
      </w:del>
      <w:ins w:id="75" w:author="Justin Hastings" w:date="2023-06-21T18:41:00Z">
        <w:r w:rsidR="001B79F7">
          <w:rPr>
            <w:rFonts w:ascii="Times New Roman" w:hAnsi="Times New Roman" w:cs="Times New Roman"/>
          </w:rPr>
          <w:t>others</w:t>
        </w:r>
      </w:ins>
      <w:r w:rsidR="00A67840">
        <w:rPr>
          <w:rFonts w:ascii="Times New Roman" w:hAnsi="Times New Roman" w:cs="Times New Roman"/>
        </w:rPr>
        <w:t>,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ins w:id="76" w:author="Justin Hastings" w:date="2023-06-21T18:33:00Z">
        <w:r w:rsidR="00B37C80">
          <w:rPr>
            <w:rFonts w:ascii="Times New Roman" w:hAnsi="Times New Roman" w:cs="Times New Roman"/>
            <w:lang w:val="en-AU"/>
          </w:rPr>
          <w:t xml:space="preserve">Panza and Swee (2023), for example, examine three channels for </w:t>
        </w:r>
      </w:ins>
      <w:ins w:id="77" w:author="Justin Hastings" w:date="2023-06-21T18:38:00Z">
        <w:r w:rsidR="001B79F7">
          <w:rPr>
            <w:rFonts w:ascii="Times New Roman" w:hAnsi="Times New Roman" w:cs="Times New Roman"/>
            <w:lang w:val="en-AU"/>
          </w:rPr>
          <w:t xml:space="preserve">agriculture-related </w:t>
        </w:r>
      </w:ins>
      <w:ins w:id="78" w:author="Justin Hastings" w:date="2023-06-21T18:33:00Z">
        <w:r w:rsidR="00B37C80">
          <w:rPr>
            <w:rFonts w:ascii="Times New Roman" w:hAnsi="Times New Roman" w:cs="Times New Roman"/>
            <w:lang w:val="en-AU"/>
          </w:rPr>
          <w:t xml:space="preserve">inter-ethnic group conflict: opportunity cost, resentment, and appropriation. They find that, in Mandatory Palestine, rainfall shocks (that is, bad harvests) which led to an increase in Arab-Jewish income inequality (inasmuch as Arab income was disproportionately affected by bad harvests) were associated with an increase in Arab-initiated conflict between Jews and Arabs. Specifically, Arabs who were unable to find work in segregated areas as a result of bad harvests would potentially substitute into violence. Moreover, Panza and Swee distinguish the types of violence, and find that it was specifically resentment-motivated terrorist-type attacks, and attacks on religious places (that is, attacks that have no positive monetary outcome for the attackers), that increased, not looting or </w:t>
        </w:r>
        <w:r w:rsidR="00B37C80">
          <w:rPr>
            <w:rFonts w:ascii="Times New Roman" w:hAnsi="Times New Roman" w:cs="Times New Roman"/>
            <w:lang w:val="en-AU"/>
          </w:rPr>
          <w:lastRenderedPageBreak/>
          <w:t xml:space="preserve">grabbing assets, as one would expect if the attacks were motivated by desire for appropriation (rapacity) rather than resentment. Panza and Swee’s (2023) delimitation of violence that could potentially be used to appropriate assets, and violence that could not reasonably be expected to have any positive monetary outcome for the attackers, </w:t>
        </w:r>
      </w:ins>
      <w:ins w:id="79" w:author="Justin Hastings" w:date="2023-06-21T18:36:00Z">
        <w:r w:rsidR="001B79F7">
          <w:rPr>
            <w:rFonts w:ascii="Times New Roman" w:hAnsi="Times New Roman" w:cs="Times New Roman"/>
            <w:lang w:val="en-AU"/>
          </w:rPr>
          <w:t xml:space="preserve">is a </w:t>
        </w:r>
      </w:ins>
      <w:ins w:id="80" w:author="Justin Hastings" w:date="2023-06-21T18:33:00Z">
        <w:r w:rsidR="00B37C80">
          <w:rPr>
            <w:rFonts w:ascii="Times New Roman" w:hAnsi="Times New Roman" w:cs="Times New Roman"/>
            <w:lang w:val="en-AU"/>
          </w:rPr>
          <w:t>way of conceptually and empirically separating conflict types driven by different mechanisms.</w:t>
        </w:r>
      </w:ins>
    </w:p>
    <w:p w14:paraId="7542E94E" w14:textId="66072CFA" w:rsidR="002B62EF" w:rsidRPr="002B62EF" w:rsidRDefault="001B79F7" w:rsidP="001B79F7">
      <w:pPr>
        <w:spacing w:after="0" w:line="480" w:lineRule="auto"/>
        <w:ind w:firstLine="360"/>
        <w:rPr>
          <w:rFonts w:ascii="Times New Roman" w:hAnsi="Times New Roman" w:cs="Times New Roman"/>
        </w:rPr>
      </w:pPr>
      <w:ins w:id="81" w:author="Justin Hastings" w:date="2023-06-21T18:36:00Z">
        <w:r>
          <w:rPr>
            <w:rFonts w:ascii="Times New Roman" w:hAnsi="Times New Roman" w:cs="Times New Roman"/>
          </w:rPr>
          <w:t>The questi</w:t>
        </w:r>
      </w:ins>
      <w:ins w:id="82" w:author="Justin Hastings" w:date="2023-06-21T18:37:00Z">
        <w:r>
          <w:rPr>
            <w:rFonts w:ascii="Times New Roman" w:hAnsi="Times New Roman" w:cs="Times New Roman"/>
          </w:rPr>
          <w:t xml:space="preserve">on thus becomes what type of conflict is driven by what kinds of seasonal agricultural shocks. </w:t>
        </w:r>
      </w:ins>
      <w:r w:rsidR="00EF061B">
        <w:rPr>
          <w:rFonts w:ascii="Times New Roman" w:hAnsi="Times New Roman" w:cs="Times New Roman"/>
        </w:rPr>
        <w:t>On the one hand,</w:t>
      </w:r>
      <w:r w:rsidR="002B62EF"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ins w:id="83" w:author="Justin Hastings" w:date="2023-06-19T09:24:00Z">
        <w:r w:rsidR="00EA00D1">
          <w:rPr>
            <w:rFonts w:ascii="Times New Roman" w:hAnsi="Times New Roman" w:cs="Times New Roman"/>
          </w:rPr>
          <w:t xml:space="preserve">or destroyed </w:t>
        </w:r>
      </w:ins>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002B62EF"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002B62EF" w:rsidRPr="002B62EF">
        <w:rPr>
          <w:rFonts w:ascii="Times New Roman" w:hAnsi="Times New Roman" w:cs="Times New Roman"/>
        </w:rPr>
        <w:t xml:space="preserve">, </w:t>
      </w:r>
      <w:r w:rsidR="009C3E1D">
        <w:rPr>
          <w:rFonts w:ascii="Times New Roman" w:hAnsi="Times New Roman" w:cs="Times New Roman"/>
        </w:rPr>
        <w:t xml:space="preserve">for example, </w:t>
      </w:r>
      <w:r w:rsidR="002B62EF"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002B62EF" w:rsidRPr="002B62EF">
        <w:rPr>
          <w:rFonts w:ascii="Times New Roman" w:hAnsi="Times New Roman" w:cs="Times New Roman"/>
        </w:rPr>
        <w:t>during harvest months (Ubilava et al. 2022)</w:t>
      </w:r>
      <w:r w:rsidR="00A2617C">
        <w:rPr>
          <w:rFonts w:ascii="Times New Roman" w:hAnsi="Times New Roman" w:cs="Times New Roman"/>
        </w:rPr>
        <w:t>,</w:t>
      </w:r>
      <w:r w:rsidR="002B62EF" w:rsidRPr="002B62EF">
        <w:rPr>
          <w:rFonts w:ascii="Times New Roman" w:hAnsi="Times New Roman" w:cs="Times New Roman"/>
        </w:rPr>
        <w:t xml:space="preserve"> </w:t>
      </w:r>
      <w:r w:rsidR="00A2617C">
        <w:rPr>
          <w:rFonts w:ascii="Times New Roman" w:hAnsi="Times New Roman" w:cs="Times New Roman"/>
        </w:rPr>
        <w:t>which</w:t>
      </w:r>
      <w:r w:rsidR="002B62EF"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002B62EF" w:rsidRPr="002B62EF">
        <w:rPr>
          <w:rFonts w:ascii="Times New Roman" w:hAnsi="Times New Roman" w:cs="Times New Roman"/>
        </w:rPr>
        <w:t xml:space="preserve"> through the rapacity mechanism.</w:t>
      </w:r>
    </w:p>
    <w:p w14:paraId="6B76E480" w14:textId="554B359D"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opportunity cost mechanism would lead to </w:t>
      </w:r>
      <w:del w:id="84" w:author="Justin Hastings" w:date="2023-06-19T09:39:00Z">
        <w:r w:rsidR="007B7A8D" w:rsidDel="007B3D0C">
          <w:rPr>
            <w:rFonts w:ascii="Times New Roman" w:hAnsi="Times New Roman" w:cs="Times New Roman"/>
          </w:rPr>
          <w:delText xml:space="preserve">less </w:delText>
        </w:r>
      </w:del>
      <w:ins w:id="85" w:author="Justin Hastings" w:date="2023-06-19T09:39:00Z">
        <w:r w:rsidR="007B3D0C">
          <w:rPr>
            <w:rFonts w:ascii="Times New Roman" w:hAnsi="Times New Roman" w:cs="Times New Roman"/>
          </w:rPr>
          <w:t>fewer</w:t>
        </w:r>
        <w:r w:rsidR="007B3D0C">
          <w:rPr>
            <w:rFonts w:ascii="Times New Roman" w:hAnsi="Times New Roman" w:cs="Times New Roman"/>
          </w:rPr>
          <w:t xml:space="preserve"> </w:t>
        </w:r>
      </w:ins>
      <w:r w:rsidR="007B7A8D">
        <w:rPr>
          <w:rFonts w:ascii="Times New Roman" w:hAnsi="Times New Roman" w:cs="Times New Roman"/>
        </w:rPr>
        <w:t xml:space="preserve">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w:t>
      </w:r>
      <w:r w:rsidR="007B7A8D">
        <w:rPr>
          <w:rFonts w:ascii="Times New Roman" w:hAnsi="Times New Roman" w:cs="Times New Roman"/>
        </w:rPr>
        <w:lastRenderedPageBreak/>
        <w:t xml:space="preserve">areas. </w:t>
      </w:r>
      <w:ins w:id="86" w:author="Justin Hastings" w:date="2023-06-19T09:40:00Z">
        <w:r w:rsidR="007B3D0C">
          <w:rPr>
            <w:rFonts w:ascii="Times New Roman" w:hAnsi="Times New Roman" w:cs="Times New Roman"/>
          </w:rPr>
          <w:t xml:space="preserve">At the same time, there may be a resentment mechanism that could lead to increased </w:t>
        </w:r>
      </w:ins>
      <w:ins w:id="87" w:author="Justin Hastings" w:date="2023-06-21T17:27:00Z">
        <w:r w:rsidR="00821807">
          <w:rPr>
            <w:rFonts w:ascii="Times New Roman" w:hAnsi="Times New Roman" w:cs="Times New Roman"/>
          </w:rPr>
          <w:t>unres</w:t>
        </w:r>
      </w:ins>
      <w:ins w:id="88" w:author="Justin Hastings" w:date="2023-06-21T17:28:00Z">
        <w:r w:rsidR="00821807">
          <w:rPr>
            <w:rFonts w:ascii="Times New Roman" w:hAnsi="Times New Roman" w:cs="Times New Roman"/>
          </w:rPr>
          <w:t>t</w:t>
        </w:r>
      </w:ins>
      <w:ins w:id="89" w:author="Justin Hastings" w:date="2023-06-19T09:40:00Z">
        <w:r w:rsidR="007B3D0C">
          <w:rPr>
            <w:rFonts w:ascii="Times New Roman" w:hAnsi="Times New Roman" w:cs="Times New Roman"/>
          </w:rPr>
          <w:t>: w</w:t>
        </w:r>
      </w:ins>
      <w:del w:id="90" w:author="Justin Hastings" w:date="2023-06-19T09:40:00Z">
        <w:r w:rsidR="007B7A8D" w:rsidDel="007B3D0C">
          <w:rPr>
            <w:rFonts w:ascii="Times New Roman" w:hAnsi="Times New Roman" w:cs="Times New Roman"/>
          </w:rPr>
          <w:delText>W</w:delText>
        </w:r>
      </w:del>
      <w:r w:rsidR="007B7A8D">
        <w:rPr>
          <w:rFonts w:ascii="Times New Roman" w:hAnsi="Times New Roman" w:cs="Times New Roman"/>
        </w:rPr>
        <w:t>ithin agricultural areas</w:t>
      </w:r>
      <w:del w:id="91" w:author="Justin Hastings" w:date="2023-06-19T09:40:00Z">
        <w:r w:rsidR="007B7A8D" w:rsidDel="007B3D0C">
          <w:rPr>
            <w:rFonts w:ascii="Times New Roman" w:hAnsi="Times New Roman" w:cs="Times New Roman"/>
          </w:rPr>
          <w:delText>, however,</w:delText>
        </w:r>
      </w:del>
      <w:ins w:id="92" w:author="Justin Hastings" w:date="2023-06-19T09:40:00Z">
        <w:r w:rsidR="007B3D0C">
          <w:rPr>
            <w:rFonts w:ascii="Times New Roman" w:hAnsi="Times New Roman" w:cs="Times New Roman"/>
          </w:rPr>
          <w:t>,</w:t>
        </w:r>
      </w:ins>
      <w:r w:rsidR="007B7A8D">
        <w:rPr>
          <w:rFonts w:ascii="Times New Roman" w:hAnsi="Times New Roman" w:cs="Times New Roman"/>
        </w:rPr>
        <w:t xml:space="preserve"> the harvest time increase in income inequality—between farmers and non-farmers—may amplify social unrest (e.g., Panza and Swee, 2023). The net effect, manifested through opportunity cost and resentment mechanisms, can be ambiguous.</w:t>
      </w:r>
    </w:p>
    <w:p w14:paraId="7A9F5BA8" w14:textId="62ED127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Finally, incidents linked to larger-scale conflicts, such as battles between incumbents and insurgents to take control of a territory, are unlikely to be driven by or related to </w:t>
      </w:r>
      <w:ins w:id="93" w:author="Justin Hastings" w:date="2023-06-21T11:49:00Z">
        <w:r w:rsidR="009F2C30">
          <w:rPr>
            <w:rFonts w:ascii="Times New Roman" w:hAnsi="Times New Roman" w:cs="Times New Roman"/>
          </w:rPr>
          <w:t xml:space="preserve">seasonal </w:t>
        </w:r>
      </w:ins>
      <w:r w:rsidRPr="002B62EF">
        <w:rPr>
          <w:rFonts w:ascii="Times New Roman" w:hAnsi="Times New Roman" w:cs="Times New Roman"/>
        </w:rPr>
        <w:t>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t>
      </w:r>
      <w:ins w:id="94" w:author="Justin Hastings" w:date="2023-06-21T11:49:00Z">
        <w:r w:rsidR="009F2C30">
          <w:rPr>
            <w:rFonts w:ascii="Times New Roman" w:hAnsi="Times New Roman" w:cs="Times New Roman"/>
          </w:rPr>
          <w:t xml:space="preserve">may be </w:t>
        </w:r>
      </w:ins>
      <w:r w:rsidRPr="002B62EF">
        <w:rPr>
          <w:rFonts w:ascii="Times New Roman" w:hAnsi="Times New Roman" w:cs="Times New Roman"/>
        </w:rPr>
        <w:t xml:space="preserve">willingly or unwillingly </w:t>
      </w:r>
      <w:del w:id="95" w:author="Justin Hastings" w:date="2023-06-21T11:49:00Z">
        <w:r w:rsidRPr="002B62EF" w:rsidDel="009F2C30">
          <w:rPr>
            <w:rFonts w:ascii="Times New Roman" w:hAnsi="Times New Roman" w:cs="Times New Roman"/>
          </w:rPr>
          <w:delText xml:space="preserve">may be </w:delText>
        </w:r>
      </w:del>
      <w:r w:rsidRPr="002B62EF">
        <w:rPr>
          <w:rFonts w:ascii="Times New Roman" w:hAnsi="Times New Roman" w:cs="Times New Roman"/>
        </w:rPr>
        <w:t>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5E657F0" w:rsidR="005D6160" w:rsidRDefault="00C711D0" w:rsidP="005D6160">
      <w:pPr>
        <w:spacing w:after="0" w:line="480" w:lineRule="auto"/>
        <w:ind w:firstLine="360"/>
        <w:rPr>
          <w:rFonts w:ascii="Times New Roman" w:hAnsi="Times New Roman" w:cs="Times New Roman"/>
        </w:rPr>
      </w:pPr>
      <w:r w:rsidRPr="00C7274B">
        <w:rPr>
          <w:rFonts w:ascii="Times New Roman" w:hAnsi="Times New Roman" w:cs="Times New Roman"/>
        </w:rPr>
        <w:t xml:space="preserve">A series of sensitivity checks </w:t>
      </w:r>
      <w:r w:rsidR="00D91E7C" w:rsidRPr="00C7274B">
        <w:rPr>
          <w:rFonts w:ascii="Times New Roman" w:hAnsi="Times New Roman" w:cs="Times New Roman"/>
        </w:rPr>
        <w:t>suggest</w:t>
      </w:r>
      <w:r w:rsidRPr="00624AD7">
        <w:rPr>
          <w:rFonts w:ascii="Times New Roman" w:hAnsi="Times New Roman" w:cs="Times New Roman"/>
        </w:rPr>
        <w:t xml:space="preserve"> the elevated leve</w:t>
      </w:r>
      <w:r w:rsidRPr="00821807">
        <w:rPr>
          <w:rFonts w:ascii="Times New Roman" w:hAnsi="Times New Roman" w:cs="Times New Roman"/>
        </w:rPr>
        <w:t>ls of conflict in Myanmar from 2021 onward</w:t>
      </w:r>
      <w:r w:rsidR="00D91E7C" w:rsidRPr="00C7274B">
        <w:rPr>
          <w:rFonts w:ascii="Times New Roman" w:hAnsi="Times New Roman" w:cs="Times New Roman"/>
          <w:rPrChange w:id="96" w:author="Justin Hastings" w:date="2023-06-21T14:16:00Z">
            <w:rPr>
              <w:rFonts w:ascii="Times New Roman" w:hAnsi="Times New Roman" w:cs="Times New Roman"/>
            </w:rPr>
          </w:rPrChange>
        </w:rPr>
        <w:t xml:space="preserve"> drive the results</w:t>
      </w:r>
      <w:r w:rsidRPr="00C7274B">
        <w:rPr>
          <w:rFonts w:ascii="Times New Roman" w:hAnsi="Times New Roman" w:cs="Times New Roman"/>
          <w:rPrChange w:id="97" w:author="Justin Hastings" w:date="2023-06-21T14:16:00Z">
            <w:rPr>
              <w:rFonts w:ascii="Times New Roman" w:hAnsi="Times New Roman" w:cs="Times New Roman"/>
            </w:rPr>
          </w:rPrChange>
        </w:rPr>
        <w:t>. Absent the 2021-2022 data from Myanmar, the estimated increase in harvest-time violence remains, but the harvest-time increase in battles or reduction of protests</w:t>
      </w:r>
      <w:r w:rsidR="00D91E7C" w:rsidRPr="00C7274B">
        <w:rPr>
          <w:rFonts w:ascii="Times New Roman" w:hAnsi="Times New Roman" w:cs="Times New Roman"/>
          <w:rPrChange w:id="98" w:author="Justin Hastings" w:date="2023-06-21T14:16:00Z">
            <w:rPr>
              <w:rFonts w:ascii="Times New Roman" w:hAnsi="Times New Roman" w:cs="Times New Roman"/>
            </w:rPr>
          </w:rPrChange>
        </w:rPr>
        <w:t xml:space="preserve"> vanish, at least statistically</w:t>
      </w:r>
      <w:r w:rsidRPr="00C7274B">
        <w:rPr>
          <w:rFonts w:ascii="Times New Roman" w:hAnsi="Times New Roman" w:cs="Times New Roman"/>
          <w:rPrChange w:id="99" w:author="Justin Hastings" w:date="2023-06-21T14:16:00Z">
            <w:rPr>
              <w:rFonts w:ascii="Times New Roman" w:hAnsi="Times New Roman" w:cs="Times New Roman"/>
            </w:rPr>
          </w:rPrChange>
        </w:rPr>
        <w:t xml:space="preserve">. </w:t>
      </w:r>
      <w:r w:rsidR="007C34E1" w:rsidRPr="00C7274B">
        <w:rPr>
          <w:rFonts w:ascii="Times New Roman" w:hAnsi="Times New Roman" w:cs="Times New Roman"/>
          <w:rPrChange w:id="100" w:author="Justin Hastings" w:date="2023-06-21T14:16:00Z">
            <w:rPr>
              <w:rFonts w:ascii="Times New Roman" w:hAnsi="Times New Roman" w:cs="Times New Roman"/>
            </w:rPr>
          </w:rPrChange>
        </w:rPr>
        <w:t xml:space="preserve">Notably, the omitted subset of the data contains a third of observed conflict incidents in the sample. </w:t>
      </w:r>
      <w:del w:id="101" w:author="Justin Hastings" w:date="2023-06-21T14:15:00Z">
        <w:r w:rsidR="007C34E1" w:rsidRPr="00C7274B" w:rsidDel="00C7274B">
          <w:rPr>
            <w:rFonts w:ascii="Times New Roman" w:hAnsi="Times New Roman" w:cs="Times New Roman"/>
            <w:rPrChange w:id="102" w:author="Justin Hastings" w:date="2023-06-21T14:16:00Z">
              <w:rPr>
                <w:rFonts w:ascii="Times New Roman" w:hAnsi="Times New Roman" w:cs="Times New Roman"/>
              </w:rPr>
            </w:rPrChange>
          </w:rPr>
          <w:delText>And to</w:delText>
        </w:r>
      </w:del>
      <w:ins w:id="103" w:author="Justin Hastings" w:date="2023-06-21T14:15:00Z">
        <w:r w:rsidR="00C7274B" w:rsidRPr="00C7274B">
          <w:rPr>
            <w:rFonts w:ascii="Times New Roman" w:hAnsi="Times New Roman" w:cs="Times New Roman"/>
            <w:rPrChange w:id="104" w:author="Justin Hastings" w:date="2023-06-21T14:16:00Z">
              <w:rPr>
                <w:rFonts w:ascii="Times New Roman" w:hAnsi="Times New Roman" w:cs="Times New Roman"/>
                <w:highlight w:val="yellow"/>
              </w:rPr>
            </w:rPrChange>
          </w:rPr>
          <w:t xml:space="preserve">In addition, </w:t>
        </w:r>
      </w:ins>
      <w:ins w:id="105" w:author="Justin Hastings" w:date="2023-06-21T14:16:00Z">
        <w:r w:rsidR="00C7274B" w:rsidRPr="00C7274B">
          <w:rPr>
            <w:rFonts w:ascii="Times New Roman" w:hAnsi="Times New Roman" w:cs="Times New Roman"/>
            <w:rPrChange w:id="106" w:author="Justin Hastings" w:date="2023-06-21T14:16:00Z">
              <w:rPr>
                <w:rFonts w:ascii="Times New Roman" w:hAnsi="Times New Roman" w:cs="Times New Roman"/>
                <w:highlight w:val="yellow"/>
              </w:rPr>
            </w:rPrChange>
          </w:rPr>
          <w:t>to</w:t>
        </w:r>
      </w:ins>
      <w:r w:rsidR="007C34E1" w:rsidRPr="00C7274B">
        <w:rPr>
          <w:rFonts w:ascii="Times New Roman" w:hAnsi="Times New Roman" w:cs="Times New Roman"/>
        </w:rPr>
        <w:t xml:space="preserve"> the extent that we can only estimate the </w:t>
      </w:r>
      <w:r w:rsidR="00343BA8" w:rsidRPr="00624AD7">
        <w:rPr>
          <w:rFonts w:ascii="Times New Roman" w:hAnsi="Times New Roman" w:cs="Times New Roman"/>
        </w:rPr>
        <w:t xml:space="preserve">causes </w:t>
      </w:r>
      <w:r w:rsidR="00343BA8" w:rsidRPr="00624AD7">
        <w:rPr>
          <w:rFonts w:ascii="Times New Roman" w:hAnsi="Times New Roman" w:cs="Times New Roman"/>
        </w:rPr>
        <w:lastRenderedPageBreak/>
        <w:t>and consequences</w:t>
      </w:r>
      <w:r w:rsidR="007C34E1" w:rsidRPr="00B37C80">
        <w:rPr>
          <w:rFonts w:ascii="Times New Roman" w:hAnsi="Times New Roman" w:cs="Times New Roman"/>
        </w:rPr>
        <w:t xml:space="preserve"> o</w:t>
      </w:r>
      <w:r w:rsidR="00343BA8" w:rsidRPr="001B79F7">
        <w:rPr>
          <w:rFonts w:ascii="Times New Roman" w:hAnsi="Times New Roman" w:cs="Times New Roman"/>
        </w:rPr>
        <w:t>f</w:t>
      </w:r>
      <w:r w:rsidR="007C34E1" w:rsidRPr="001B79F7">
        <w:rPr>
          <w:rFonts w:ascii="Times New Roman" w:hAnsi="Times New Roman" w:cs="Times New Roman"/>
        </w:rPr>
        <w:t xml:space="preserve"> conflict</w:t>
      </w:r>
      <w:r w:rsidR="00343BA8" w:rsidRPr="002354BC">
        <w:rPr>
          <w:rFonts w:ascii="Times New Roman" w:hAnsi="Times New Roman" w:cs="Times New Roman"/>
        </w:rPr>
        <w:t xml:space="preserve"> </w:t>
      </w:r>
      <w:r w:rsidR="007C34E1" w:rsidRPr="007E009A">
        <w:rPr>
          <w:rFonts w:ascii="Times New Roman" w:hAnsi="Times New Roman" w:cs="Times New Roman"/>
        </w:rPr>
        <w:t xml:space="preserve">where </w:t>
      </w:r>
      <w:r w:rsidR="00343BA8" w:rsidRPr="00C7274B">
        <w:rPr>
          <w:rFonts w:ascii="Times New Roman" w:hAnsi="Times New Roman" w:cs="Times New Roman"/>
          <w:rPrChange w:id="107" w:author="Justin Hastings" w:date="2023-06-21T14:16:00Z">
            <w:rPr>
              <w:rFonts w:ascii="Times New Roman" w:hAnsi="Times New Roman" w:cs="Times New Roman"/>
            </w:rPr>
          </w:rPrChange>
        </w:rPr>
        <w:t xml:space="preserve">and when </w:t>
      </w:r>
      <w:r w:rsidR="007C34E1" w:rsidRPr="00C7274B">
        <w:rPr>
          <w:rFonts w:ascii="Times New Roman" w:hAnsi="Times New Roman" w:cs="Times New Roman"/>
          <w:rPrChange w:id="108" w:author="Justin Hastings" w:date="2023-06-21T14:16:00Z">
            <w:rPr>
              <w:rFonts w:ascii="Times New Roman" w:hAnsi="Times New Roman" w:cs="Times New Roman"/>
            </w:rPr>
          </w:rPrChange>
        </w:rPr>
        <w:t>conflict happens, these data may contain valuable information. So</w:t>
      </w:r>
      <w:r w:rsidR="00343BA8" w:rsidRPr="00C7274B">
        <w:rPr>
          <w:rFonts w:ascii="Times New Roman" w:hAnsi="Times New Roman" w:cs="Times New Roman"/>
          <w:rPrChange w:id="109" w:author="Justin Hastings" w:date="2023-06-21T14:16:00Z">
            <w:rPr>
              <w:rFonts w:ascii="Times New Roman" w:hAnsi="Times New Roman" w:cs="Times New Roman"/>
            </w:rPr>
          </w:rPrChange>
        </w:rPr>
        <w:t xml:space="preserve">, </w:t>
      </w:r>
      <w:r w:rsidR="00D91E7C" w:rsidRPr="00C7274B">
        <w:rPr>
          <w:rFonts w:ascii="Times New Roman" w:hAnsi="Times New Roman" w:cs="Times New Roman"/>
          <w:rPrChange w:id="110" w:author="Justin Hastings" w:date="2023-06-21T14:16:00Z">
            <w:rPr>
              <w:rFonts w:ascii="Times New Roman" w:hAnsi="Times New Roman" w:cs="Times New Roman"/>
            </w:rPr>
          </w:rPrChange>
        </w:rPr>
        <w:t xml:space="preserve">while </w:t>
      </w:r>
      <w:r w:rsidR="00343BA8" w:rsidRPr="00C7274B">
        <w:rPr>
          <w:rFonts w:ascii="Times New Roman" w:hAnsi="Times New Roman" w:cs="Times New Roman"/>
          <w:rPrChange w:id="111" w:author="Justin Hastings" w:date="2023-06-21T14:16:00Z">
            <w:rPr>
              <w:rFonts w:ascii="Times New Roman" w:hAnsi="Times New Roman" w:cs="Times New Roman"/>
            </w:rPr>
          </w:rPrChange>
        </w:rPr>
        <w:t xml:space="preserve">we </w:t>
      </w:r>
      <w:r w:rsidR="00C237BB" w:rsidRPr="00C7274B">
        <w:rPr>
          <w:rFonts w:ascii="Times New Roman" w:hAnsi="Times New Roman" w:cs="Times New Roman"/>
          <w:rPrChange w:id="112" w:author="Justin Hastings" w:date="2023-06-21T14:16:00Z">
            <w:rPr>
              <w:rFonts w:ascii="Times New Roman" w:hAnsi="Times New Roman" w:cs="Times New Roman"/>
            </w:rPr>
          </w:rPrChange>
        </w:rPr>
        <w:t xml:space="preserve">are more confident about, and in the main analysis rely on estimates from the data subset that excludes Myanmar 2021-2022 observations, we also </w:t>
      </w:r>
      <w:r w:rsidR="00343BA8" w:rsidRPr="00C7274B">
        <w:rPr>
          <w:rFonts w:ascii="Times New Roman" w:hAnsi="Times New Roman" w:cs="Times New Roman"/>
          <w:rPrChange w:id="113" w:author="Justin Hastings" w:date="2023-06-21T14:16:00Z">
            <w:rPr>
              <w:rFonts w:ascii="Times New Roman" w:hAnsi="Times New Roman" w:cs="Times New Roman"/>
            </w:rPr>
          </w:rPrChange>
        </w:rPr>
        <w:t>present estimates</w:t>
      </w:r>
      <w:r w:rsidR="007C34E1" w:rsidRPr="00C7274B">
        <w:rPr>
          <w:rFonts w:ascii="Times New Roman" w:hAnsi="Times New Roman" w:cs="Times New Roman"/>
          <w:rPrChange w:id="114" w:author="Justin Hastings" w:date="2023-06-21T14:16:00Z">
            <w:rPr>
              <w:rFonts w:ascii="Times New Roman" w:hAnsi="Times New Roman" w:cs="Times New Roman"/>
            </w:rPr>
          </w:rPrChange>
        </w:rPr>
        <w:t xml:space="preserve"> </w:t>
      </w:r>
      <w:r w:rsidR="00D91E7C" w:rsidRPr="00C7274B">
        <w:rPr>
          <w:rFonts w:ascii="Times New Roman" w:hAnsi="Times New Roman" w:cs="Times New Roman"/>
          <w:rPrChange w:id="115" w:author="Justin Hastings" w:date="2023-06-21T14:16:00Z">
            <w:rPr>
              <w:rFonts w:ascii="Times New Roman" w:hAnsi="Times New Roman" w:cs="Times New Roman"/>
            </w:rPr>
          </w:rPrChange>
        </w:rPr>
        <w:t>from the</w:t>
      </w:r>
      <w:r w:rsidR="007C34E1" w:rsidRPr="00C7274B">
        <w:rPr>
          <w:rFonts w:ascii="Times New Roman" w:hAnsi="Times New Roman" w:cs="Times New Roman"/>
          <w:rPrChange w:id="116" w:author="Justin Hastings" w:date="2023-06-21T14:16:00Z">
            <w:rPr>
              <w:rFonts w:ascii="Times New Roman" w:hAnsi="Times New Roman" w:cs="Times New Roman"/>
            </w:rPr>
          </w:rPrChange>
        </w:rPr>
        <w:t xml:space="preserve"> full sample</w:t>
      </w:r>
      <w:r w:rsidR="00D91E7C" w:rsidRPr="00C7274B">
        <w:rPr>
          <w:rFonts w:ascii="Times New Roman" w:hAnsi="Times New Roman" w:cs="Times New Roman"/>
          <w:rPrChange w:id="117" w:author="Justin Hastings" w:date="2023-06-21T14:16:00Z">
            <w:rPr>
              <w:rFonts w:ascii="Times New Roman" w:hAnsi="Times New Roman" w:cs="Times New Roman"/>
            </w:rPr>
          </w:rPrChange>
        </w:rPr>
        <w:t xml:space="preserve"> in the </w:t>
      </w:r>
      <w:r w:rsidR="00C237BB" w:rsidRPr="00C7274B">
        <w:rPr>
          <w:rFonts w:ascii="Times New Roman" w:hAnsi="Times New Roman" w:cs="Times New Roman"/>
          <w:rPrChange w:id="118" w:author="Justin Hastings" w:date="2023-06-21T14:16:00Z">
            <w:rPr>
              <w:rFonts w:ascii="Times New Roman" w:hAnsi="Times New Roman" w:cs="Times New Roman"/>
            </w:rPr>
          </w:rPrChange>
        </w:rPr>
        <w:t>appendix</w:t>
      </w:r>
      <w:r w:rsidR="007C34E1" w:rsidRPr="00C7274B">
        <w:rPr>
          <w:rFonts w:ascii="Times New Roman" w:hAnsi="Times New Roman" w:cs="Times New Roman"/>
          <w:rPrChange w:id="119" w:author="Justin Hastings" w:date="2023-06-21T14:16:00Z">
            <w:rPr>
              <w:rFonts w:ascii="Times New Roman" w:hAnsi="Times New Roman" w:cs="Times New Roman"/>
            </w:rPr>
          </w:rPrChange>
        </w:rPr>
        <w:t>.</w:t>
      </w:r>
    </w:p>
    <w:p w14:paraId="30E16960" w14:textId="7ED6220C" w:rsidR="00FA16E4" w:rsidRDefault="00352599" w:rsidP="00F14555">
      <w:pPr>
        <w:spacing w:after="0" w:line="480" w:lineRule="auto"/>
        <w:ind w:firstLine="360"/>
        <w:rPr>
          <w:rFonts w:ascii="Times New Roman" w:hAnsi="Times New Roman" w:cs="Times New Roman"/>
        </w:rPr>
      </w:pPr>
      <w:r w:rsidRPr="00C7274B">
        <w:rPr>
          <w:rFonts w:ascii="Times New Roman" w:hAnsi="Times New Roman" w:cs="Times New Roman"/>
        </w:rPr>
        <w:t>We contribut</w:t>
      </w:r>
      <w:r w:rsidR="007E7F17" w:rsidRPr="00624AD7">
        <w:rPr>
          <w:rFonts w:ascii="Times New Roman" w:hAnsi="Times New Roman" w:cs="Times New Roman"/>
        </w:rPr>
        <w:t xml:space="preserve">e </w:t>
      </w:r>
      <w:r w:rsidRPr="00821807">
        <w:rPr>
          <w:rFonts w:ascii="Times New Roman" w:hAnsi="Times New Roman" w:cs="Times New Roman"/>
        </w:rPr>
        <w:t xml:space="preserve">and </w:t>
      </w:r>
      <w:r w:rsidR="007E7F17" w:rsidRPr="00821807">
        <w:rPr>
          <w:rFonts w:ascii="Times New Roman" w:hAnsi="Times New Roman" w:cs="Times New Roman"/>
        </w:rPr>
        <w:t xml:space="preserve">help </w:t>
      </w:r>
      <w:r w:rsidRPr="003C3222">
        <w:rPr>
          <w:rFonts w:ascii="Times New Roman" w:hAnsi="Times New Roman" w:cs="Times New Roman"/>
        </w:rPr>
        <w:t xml:space="preserve">advance knowledge in three strands of </w:t>
      </w:r>
      <w:r w:rsidR="007E7F17" w:rsidRPr="003C3222">
        <w:rPr>
          <w:rFonts w:ascii="Times New Roman" w:hAnsi="Times New Roman" w:cs="Times New Roman"/>
        </w:rPr>
        <w:t>literature</w:t>
      </w:r>
      <w:r w:rsidRPr="003C3222">
        <w:rPr>
          <w:rFonts w:ascii="Times New Roman" w:hAnsi="Times New Roman" w:cs="Times New Roman"/>
        </w:rPr>
        <w:t xml:space="preserve">. </w:t>
      </w:r>
      <w:r w:rsidR="00EA23FA" w:rsidRPr="003C3222">
        <w:rPr>
          <w:rFonts w:ascii="Times New Roman" w:hAnsi="Times New Roman" w:cs="Times New Roman"/>
        </w:rPr>
        <w:t>First, we contribute to the literature on climate shocks and c</w:t>
      </w:r>
      <w:r w:rsidR="00EA23FA" w:rsidRPr="00C7274B">
        <w:rPr>
          <w:rFonts w:ascii="Times New Roman" w:hAnsi="Times New Roman" w:cs="Times New Roman"/>
          <w:rPrChange w:id="120" w:author="Justin Hastings" w:date="2023-06-21T14:17:00Z">
            <w:rPr>
              <w:rFonts w:ascii="Times New Roman" w:hAnsi="Times New Roman" w:cs="Times New Roman"/>
            </w:rPr>
          </w:rPrChange>
        </w:rPr>
        <w:t>onflict (e.g., Burke et al., 2009; Hsiang et al., 2013; Dell et al., 2014</w:t>
      </w:r>
      <w:r w:rsidR="007E7F17" w:rsidRPr="00C7274B">
        <w:rPr>
          <w:rFonts w:ascii="Times New Roman" w:hAnsi="Times New Roman" w:cs="Times New Roman"/>
          <w:rPrChange w:id="121" w:author="Justin Hastings" w:date="2023-06-21T14:17:00Z">
            <w:rPr>
              <w:rFonts w:ascii="Times New Roman" w:hAnsi="Times New Roman" w:cs="Times New Roman"/>
            </w:rPr>
          </w:rPrChange>
        </w:rPr>
        <w:t>; Crost, et al., 2018</w:t>
      </w:r>
      <w:r w:rsidR="00EA23FA" w:rsidRPr="00C7274B">
        <w:rPr>
          <w:rFonts w:ascii="Times New Roman" w:hAnsi="Times New Roman" w:cs="Times New Roman"/>
          <w:rPrChange w:id="122" w:author="Justin Hastings" w:date="2023-06-21T14:17:00Z">
            <w:rPr>
              <w:rFonts w:ascii="Times New Roman" w:hAnsi="Times New Roman" w:cs="Times New Roman"/>
            </w:rPr>
          </w:rPrChange>
        </w:rPr>
        <w:t xml:space="preserve">). We present empirical evidence that </w:t>
      </w:r>
      <w:r w:rsidR="007E7F17" w:rsidRPr="00C7274B">
        <w:rPr>
          <w:rFonts w:ascii="Times New Roman" w:hAnsi="Times New Roman" w:cs="Times New Roman"/>
          <w:rPrChange w:id="123" w:author="Justin Hastings" w:date="2023-06-21T14:17:00Z">
            <w:rPr>
              <w:rFonts w:ascii="Times New Roman" w:hAnsi="Times New Roman" w:cs="Times New Roman"/>
            </w:rPr>
          </w:rPrChange>
        </w:rPr>
        <w:t>emphasizes</w:t>
      </w:r>
      <w:r w:rsidR="00EA23FA" w:rsidRPr="00C7274B">
        <w:rPr>
          <w:rFonts w:ascii="Times New Roman" w:hAnsi="Times New Roman" w:cs="Times New Roman"/>
          <w:rPrChange w:id="124" w:author="Justin Hastings" w:date="2023-06-21T14:17:00Z">
            <w:rPr>
              <w:rFonts w:ascii="Times New Roman" w:hAnsi="Times New Roman" w:cs="Times New Roman"/>
            </w:rPr>
          </w:rPrChange>
        </w:rPr>
        <w:t xml:space="preserve"> the </w:t>
      </w:r>
      <w:r w:rsidR="007E7F17" w:rsidRPr="00C7274B">
        <w:rPr>
          <w:rFonts w:ascii="Times New Roman" w:hAnsi="Times New Roman" w:cs="Times New Roman"/>
          <w:rPrChange w:id="125" w:author="Justin Hastings" w:date="2023-06-21T14:17:00Z">
            <w:rPr>
              <w:rFonts w:ascii="Times New Roman" w:hAnsi="Times New Roman" w:cs="Times New Roman"/>
            </w:rPr>
          </w:rPrChange>
        </w:rPr>
        <w:t>effect</w:t>
      </w:r>
      <w:r w:rsidR="00EA23FA" w:rsidRPr="00C7274B">
        <w:rPr>
          <w:rFonts w:ascii="Times New Roman" w:hAnsi="Times New Roman" w:cs="Times New Roman"/>
          <w:rPrChange w:id="126" w:author="Justin Hastings" w:date="2023-06-21T14:17:00Z">
            <w:rPr>
              <w:rFonts w:ascii="Times New Roman" w:hAnsi="Times New Roman" w:cs="Times New Roman"/>
            </w:rPr>
          </w:rPrChange>
        </w:rPr>
        <w:t xml:space="preserve"> of growing-season precipitation on harvest-time conflict. Second</w:t>
      </w:r>
      <w:r w:rsidRPr="00C7274B">
        <w:rPr>
          <w:rFonts w:ascii="Times New Roman" w:hAnsi="Times New Roman" w:cs="Times New Roman"/>
          <w:rPrChange w:id="127" w:author="Justin Hastings" w:date="2023-06-21T14:17:00Z">
            <w:rPr>
              <w:rFonts w:ascii="Times New Roman" w:hAnsi="Times New Roman" w:cs="Times New Roman"/>
            </w:rPr>
          </w:rPrChange>
        </w:rPr>
        <w:t>, w</w:t>
      </w:r>
      <w:r w:rsidR="00FA16E4" w:rsidRPr="00C7274B">
        <w:rPr>
          <w:rFonts w:ascii="Times New Roman" w:hAnsi="Times New Roman" w:cs="Times New Roman"/>
          <w:rPrChange w:id="128" w:author="Justin Hastings" w:date="2023-06-21T14:17:00Z">
            <w:rPr>
              <w:rFonts w:ascii="Times New Roman" w:hAnsi="Times New Roman" w:cs="Times New Roman"/>
            </w:rPr>
          </w:rPrChange>
        </w:rPr>
        <w:t xml:space="preserve">e contribute to the literature </w:t>
      </w:r>
      <w:r w:rsidR="00841CCE" w:rsidRPr="00C7274B">
        <w:rPr>
          <w:rFonts w:ascii="Times New Roman" w:hAnsi="Times New Roman" w:cs="Times New Roman"/>
          <w:rPrChange w:id="129" w:author="Justin Hastings" w:date="2023-06-21T14:17:00Z">
            <w:rPr>
              <w:rFonts w:ascii="Times New Roman" w:hAnsi="Times New Roman" w:cs="Times New Roman"/>
            </w:rPr>
          </w:rPrChange>
        </w:rPr>
        <w:t>on</w:t>
      </w:r>
      <w:r w:rsidR="00FA16E4" w:rsidRPr="00C7274B">
        <w:rPr>
          <w:rFonts w:ascii="Times New Roman" w:hAnsi="Times New Roman" w:cs="Times New Roman"/>
          <w:rPrChange w:id="130" w:author="Justin Hastings" w:date="2023-06-21T14:17:00Z">
            <w:rPr>
              <w:rFonts w:ascii="Times New Roman" w:hAnsi="Times New Roman" w:cs="Times New Roman"/>
            </w:rPr>
          </w:rPrChange>
        </w:rPr>
        <w:t xml:space="preserve"> the economic roots of conflict</w:t>
      </w:r>
      <w:r w:rsidR="00841CCE" w:rsidRPr="00C7274B">
        <w:rPr>
          <w:rFonts w:ascii="Times New Roman" w:hAnsi="Times New Roman" w:cs="Times New Roman"/>
          <w:rPrChange w:id="131" w:author="Justin Hastings" w:date="2023-06-21T14:17:00Z">
            <w:rPr>
              <w:rFonts w:ascii="Times New Roman" w:hAnsi="Times New Roman" w:cs="Times New Roman"/>
            </w:rPr>
          </w:rPrChange>
        </w:rPr>
        <w:t xml:space="preserve"> (</w:t>
      </w:r>
      <w:r w:rsidR="009B335A" w:rsidRPr="00C7274B">
        <w:rPr>
          <w:rFonts w:ascii="Times New Roman" w:hAnsi="Times New Roman" w:cs="Times New Roman"/>
          <w:rPrChange w:id="132" w:author="Justin Hastings" w:date="2023-06-21T14:17:00Z">
            <w:rPr>
              <w:rFonts w:ascii="Times New Roman" w:hAnsi="Times New Roman" w:cs="Times New Roman"/>
            </w:rPr>
          </w:rPrChange>
        </w:rPr>
        <w:t xml:space="preserve">Berman et al, 2011; </w:t>
      </w:r>
      <w:r w:rsidR="00841CCE" w:rsidRPr="00C7274B">
        <w:rPr>
          <w:rFonts w:ascii="Times New Roman" w:hAnsi="Times New Roman" w:cs="Times New Roman"/>
          <w:rPrChange w:id="133" w:author="Justin Hastings" w:date="2023-06-21T14:17:00Z">
            <w:rPr>
              <w:rFonts w:ascii="Times New Roman" w:hAnsi="Times New Roman" w:cs="Times New Roman"/>
            </w:rPr>
          </w:rPrChange>
        </w:rPr>
        <w:t>Crost and Felter, 2020; McGuirk and Burke, 2020; Grasse, 2022)</w:t>
      </w:r>
      <w:r w:rsidR="00FA16E4" w:rsidRPr="00C7274B">
        <w:rPr>
          <w:rFonts w:ascii="Times New Roman" w:hAnsi="Times New Roman" w:cs="Times New Roman"/>
          <w:rPrChange w:id="134" w:author="Justin Hastings" w:date="2023-06-21T14:17:00Z">
            <w:rPr>
              <w:rFonts w:ascii="Times New Roman" w:hAnsi="Times New Roman" w:cs="Times New Roman"/>
            </w:rPr>
          </w:rPrChange>
        </w:rPr>
        <w:t xml:space="preserve">. </w:t>
      </w:r>
      <w:r w:rsidR="00D12370" w:rsidRPr="00C7274B">
        <w:rPr>
          <w:rFonts w:ascii="Times New Roman" w:hAnsi="Times New Roman" w:cs="Times New Roman"/>
          <w:rPrChange w:id="135" w:author="Justin Hastings" w:date="2023-06-21T14:17:00Z">
            <w:rPr>
              <w:rFonts w:ascii="Times New Roman" w:hAnsi="Times New Roman" w:cs="Times New Roman"/>
            </w:rPr>
          </w:rPrChange>
        </w:rPr>
        <w:t xml:space="preserve">We </w:t>
      </w:r>
      <w:ins w:id="136" w:author="Justin Hastings" w:date="2023-06-21T14:16:00Z">
        <w:r w:rsidR="00C7274B" w:rsidRPr="00C7274B">
          <w:rPr>
            <w:rFonts w:ascii="Times New Roman" w:hAnsi="Times New Roman" w:cs="Times New Roman"/>
            <w:rPrChange w:id="137" w:author="Justin Hastings" w:date="2023-06-21T14:17:00Z">
              <w:rPr>
                <w:rFonts w:ascii="Times New Roman" w:hAnsi="Times New Roman" w:cs="Times New Roman"/>
              </w:rPr>
            </w:rPrChange>
          </w:rPr>
          <w:t xml:space="preserve">show that different types of </w:t>
        </w:r>
      </w:ins>
      <w:ins w:id="138" w:author="Justin Hastings" w:date="2023-06-21T14:17:00Z">
        <w:r w:rsidR="00C7274B" w:rsidRPr="00C7274B">
          <w:rPr>
            <w:rFonts w:ascii="Times New Roman" w:hAnsi="Times New Roman" w:cs="Times New Roman"/>
            <w:rPrChange w:id="139" w:author="Justin Hastings" w:date="2023-06-21T14:17:00Z">
              <w:rPr>
                <w:rFonts w:ascii="Times New Roman" w:hAnsi="Times New Roman" w:cs="Times New Roman"/>
              </w:rPr>
            </w:rPrChange>
          </w:rPr>
          <w:t xml:space="preserve">agriculture-related </w:t>
        </w:r>
      </w:ins>
      <w:ins w:id="140" w:author="Justin Hastings" w:date="2023-06-21T14:16:00Z">
        <w:r w:rsidR="00C7274B" w:rsidRPr="00C7274B">
          <w:rPr>
            <w:rFonts w:ascii="Times New Roman" w:hAnsi="Times New Roman" w:cs="Times New Roman"/>
            <w:rPrChange w:id="141" w:author="Justin Hastings" w:date="2023-06-21T14:17:00Z">
              <w:rPr>
                <w:rFonts w:ascii="Times New Roman" w:hAnsi="Times New Roman" w:cs="Times New Roman"/>
              </w:rPr>
            </w:rPrChange>
          </w:rPr>
          <w:t xml:space="preserve">conflict are likely to have different economic logics, and </w:t>
        </w:r>
      </w:ins>
      <w:r w:rsidR="00D12370" w:rsidRPr="00C7274B">
        <w:rPr>
          <w:rFonts w:ascii="Times New Roman" w:hAnsi="Times New Roman" w:cs="Times New Roman"/>
          <w:rPrChange w:id="142" w:author="Justin Hastings" w:date="2023-06-21T14:17:00Z">
            <w:rPr>
              <w:rFonts w:ascii="Times New Roman" w:hAnsi="Times New Roman" w:cs="Times New Roman"/>
            </w:rPr>
          </w:rPrChange>
        </w:rPr>
        <w:t>present empirical evidence for the</w:t>
      </w:r>
      <w:r w:rsidRPr="00C7274B">
        <w:rPr>
          <w:rFonts w:ascii="Times New Roman" w:hAnsi="Times New Roman" w:cs="Times New Roman"/>
          <w:rPrChange w:id="143" w:author="Justin Hastings" w:date="2023-06-21T14:17:00Z">
            <w:rPr>
              <w:rFonts w:ascii="Times New Roman" w:hAnsi="Times New Roman" w:cs="Times New Roman"/>
            </w:rPr>
          </w:rPrChange>
        </w:rPr>
        <w:t xml:space="preserve"> potentially</w:t>
      </w:r>
      <w:r w:rsidR="00D12370" w:rsidRPr="00C7274B">
        <w:rPr>
          <w:rFonts w:ascii="Times New Roman" w:hAnsi="Times New Roman" w:cs="Times New Roman"/>
          <w:rPrChange w:id="144" w:author="Justin Hastings" w:date="2023-06-21T14:17:00Z">
            <w:rPr>
              <w:rFonts w:ascii="Times New Roman" w:hAnsi="Times New Roman" w:cs="Times New Roman"/>
            </w:rPr>
          </w:rPrChange>
        </w:rPr>
        <w:t xml:space="preserve"> diverging effects that agricultural </w:t>
      </w:r>
      <w:r w:rsidRPr="00C7274B">
        <w:rPr>
          <w:rFonts w:ascii="Times New Roman" w:hAnsi="Times New Roman" w:cs="Times New Roman"/>
          <w:rPrChange w:id="145" w:author="Justin Hastings" w:date="2023-06-21T14:17:00Z">
            <w:rPr>
              <w:rFonts w:ascii="Times New Roman" w:hAnsi="Times New Roman" w:cs="Times New Roman"/>
            </w:rPr>
          </w:rPrChange>
        </w:rPr>
        <w:t>windfalls</w:t>
      </w:r>
      <w:r w:rsidR="00D12370" w:rsidRPr="00C7274B">
        <w:rPr>
          <w:rFonts w:ascii="Times New Roman" w:hAnsi="Times New Roman" w:cs="Times New Roman"/>
          <w:rPrChange w:id="146" w:author="Justin Hastings" w:date="2023-06-21T14:17:00Z">
            <w:rPr>
              <w:rFonts w:ascii="Times New Roman" w:hAnsi="Times New Roman" w:cs="Times New Roman"/>
            </w:rPr>
          </w:rPrChange>
        </w:rPr>
        <w:t xml:space="preserve"> have on different forms of conflict, </w:t>
      </w:r>
      <w:r w:rsidR="00841CCE" w:rsidRPr="00C7274B">
        <w:rPr>
          <w:rFonts w:ascii="Times New Roman" w:hAnsi="Times New Roman" w:cs="Times New Roman"/>
          <w:rPrChange w:id="147" w:author="Justin Hastings" w:date="2023-06-21T14:17:00Z">
            <w:rPr>
              <w:rFonts w:ascii="Times New Roman" w:hAnsi="Times New Roman" w:cs="Times New Roman"/>
            </w:rPr>
          </w:rPrChange>
        </w:rPr>
        <w:t xml:space="preserve">thus emphasizing benefits and the need of </w:t>
      </w:r>
      <w:r w:rsidR="00F14555" w:rsidRPr="00C7274B">
        <w:rPr>
          <w:rFonts w:ascii="Times New Roman" w:hAnsi="Times New Roman" w:cs="Times New Roman"/>
          <w:rPrChange w:id="148" w:author="Justin Hastings" w:date="2023-06-21T14:17:00Z">
            <w:rPr>
              <w:rFonts w:ascii="Times New Roman" w:hAnsi="Times New Roman" w:cs="Times New Roman"/>
            </w:rPr>
          </w:rPrChange>
        </w:rPr>
        <w:t>nuanced</w:t>
      </w:r>
      <w:r w:rsidR="00841CCE" w:rsidRPr="00C7274B">
        <w:rPr>
          <w:rFonts w:ascii="Times New Roman" w:hAnsi="Times New Roman" w:cs="Times New Roman"/>
          <w:rPrChange w:id="149" w:author="Justin Hastings" w:date="2023-06-21T14:17:00Z">
            <w:rPr>
              <w:rFonts w:ascii="Times New Roman" w:hAnsi="Times New Roman" w:cs="Times New Roman"/>
            </w:rPr>
          </w:rPrChange>
        </w:rPr>
        <w:t xml:space="preserve"> data analysis.</w:t>
      </w:r>
      <w:ins w:id="150" w:author="Justin Hastings" w:date="2023-06-21T14:21:00Z">
        <w:r w:rsidR="00C7274B">
          <w:rPr>
            <w:rFonts w:ascii="Times New Roman" w:hAnsi="Times New Roman" w:cs="Times New Roman"/>
          </w:rPr>
          <w:t xml:space="preserve"> </w:t>
        </w:r>
        <w:r w:rsidR="00C7274B">
          <w:rPr>
            <w:rFonts w:ascii="Times New Roman" w:hAnsi="Times New Roman" w:cs="Times New Roman"/>
            <w:lang w:val="en-AU"/>
          </w:rPr>
          <w:t xml:space="preserve">More specifically, different types of conflict – violence </w:t>
        </w:r>
        <w:r w:rsidR="00C7274B">
          <w:rPr>
            <w:rFonts w:ascii="Times New Roman" w:hAnsi="Times New Roman" w:cs="Times New Roman"/>
            <w:i/>
            <w:iCs/>
            <w:lang w:val="en-AU"/>
          </w:rPr>
          <w:t xml:space="preserve">by </w:t>
        </w:r>
        <w:r w:rsidR="00C7274B">
          <w:rPr>
            <w:rFonts w:ascii="Times New Roman" w:hAnsi="Times New Roman" w:cs="Times New Roman"/>
            <w:lang w:val="en-AU"/>
          </w:rPr>
          <w:t xml:space="preserve">civilians, and violence </w:t>
        </w:r>
        <w:r w:rsidR="00C7274B">
          <w:rPr>
            <w:rFonts w:ascii="Times New Roman" w:hAnsi="Times New Roman" w:cs="Times New Roman"/>
            <w:i/>
            <w:iCs/>
            <w:lang w:val="en-AU"/>
          </w:rPr>
          <w:t xml:space="preserve">against </w:t>
        </w:r>
        <w:r w:rsidR="00C7274B">
          <w:rPr>
            <w:rFonts w:ascii="Times New Roman" w:hAnsi="Times New Roman" w:cs="Times New Roman"/>
            <w:lang w:val="en-AU"/>
          </w:rPr>
          <w:t xml:space="preserve">civilians – are likely to have different conflict </w:t>
        </w:r>
        <w:r w:rsidR="00C7274B">
          <w:rPr>
            <w:rFonts w:ascii="Times New Roman" w:hAnsi="Times New Roman" w:cs="Times New Roman"/>
            <w:lang w:val="en-AU"/>
          </w:rPr>
          <w:t xml:space="preserve">mechanisms, </w:t>
        </w:r>
        <w:r w:rsidR="00C7274B">
          <w:rPr>
            <w:rFonts w:ascii="Times New Roman" w:hAnsi="Times New Roman" w:cs="Times New Roman"/>
            <w:lang w:val="en-AU"/>
          </w:rPr>
          <w:t xml:space="preserve">and thus respond differently to seasonal agricultural shocks. </w:t>
        </w:r>
      </w:ins>
      <w:r w:rsidRPr="00C7274B">
        <w:rPr>
          <w:rFonts w:ascii="Times New Roman" w:hAnsi="Times New Roman" w:cs="Times New Roman"/>
        </w:rPr>
        <w:t xml:space="preserve"> Third, w</w:t>
      </w:r>
      <w:r w:rsidR="00FA16E4" w:rsidRPr="00821807">
        <w:rPr>
          <w:rFonts w:ascii="Times New Roman" w:hAnsi="Times New Roman" w:cs="Times New Roman"/>
        </w:rPr>
        <w:t xml:space="preserve">e contribute to the </w:t>
      </w:r>
      <w:r w:rsidRPr="0095019A">
        <w:rPr>
          <w:rFonts w:ascii="Times New Roman" w:hAnsi="Times New Roman" w:cs="Times New Roman"/>
        </w:rPr>
        <w:t xml:space="preserve">emerging </w:t>
      </w:r>
      <w:r w:rsidR="00FA16E4" w:rsidRPr="00C7274B">
        <w:rPr>
          <w:rFonts w:ascii="Times New Roman" w:hAnsi="Times New Roman" w:cs="Times New Roman"/>
          <w:rPrChange w:id="151" w:author="Justin Hastings" w:date="2023-06-21T14:26:00Z">
            <w:rPr>
              <w:rFonts w:ascii="Times New Roman" w:hAnsi="Times New Roman" w:cs="Times New Roman"/>
            </w:rPr>
          </w:rPrChange>
        </w:rPr>
        <w:t xml:space="preserve">literature </w:t>
      </w:r>
      <w:r w:rsidR="00F908B5" w:rsidRPr="00C7274B">
        <w:rPr>
          <w:rFonts w:ascii="Times New Roman" w:hAnsi="Times New Roman" w:cs="Times New Roman"/>
          <w:rPrChange w:id="152" w:author="Justin Hastings" w:date="2023-06-21T14:26:00Z">
            <w:rPr>
              <w:rFonts w:ascii="Times New Roman" w:hAnsi="Times New Roman" w:cs="Times New Roman"/>
            </w:rPr>
          </w:rPrChange>
        </w:rPr>
        <w:t>on</w:t>
      </w:r>
      <w:r w:rsidR="00FA16E4" w:rsidRPr="00C7274B">
        <w:rPr>
          <w:rFonts w:ascii="Times New Roman" w:hAnsi="Times New Roman" w:cs="Times New Roman"/>
          <w:rPrChange w:id="153" w:author="Justin Hastings" w:date="2023-06-21T14:26:00Z">
            <w:rPr>
              <w:rFonts w:ascii="Times New Roman" w:hAnsi="Times New Roman" w:cs="Times New Roman"/>
            </w:rPr>
          </w:rPrChange>
        </w:rPr>
        <w:t xml:space="preserve"> the seasonality of conflict</w:t>
      </w:r>
      <w:r w:rsidR="00841CCE" w:rsidRPr="00C7274B">
        <w:rPr>
          <w:rFonts w:ascii="Times New Roman" w:hAnsi="Times New Roman" w:cs="Times New Roman"/>
          <w:rPrChange w:id="154" w:author="Justin Hastings" w:date="2023-06-21T14:26:00Z">
            <w:rPr>
              <w:rFonts w:ascii="Times New Roman" w:hAnsi="Times New Roman" w:cs="Times New Roman"/>
            </w:rPr>
          </w:rPrChange>
        </w:rPr>
        <w:t xml:space="preserve"> (Harari </w:t>
      </w:r>
      <w:r w:rsidR="00EA23FA" w:rsidRPr="00C7274B">
        <w:rPr>
          <w:rFonts w:ascii="Times New Roman" w:hAnsi="Times New Roman" w:cs="Times New Roman"/>
          <w:rPrChange w:id="155" w:author="Justin Hastings" w:date="2023-06-21T14:26:00Z">
            <w:rPr>
              <w:rFonts w:ascii="Times New Roman" w:hAnsi="Times New Roman" w:cs="Times New Roman"/>
            </w:rPr>
          </w:rPrChange>
        </w:rPr>
        <w:t>and</w:t>
      </w:r>
      <w:r w:rsidR="00841CCE" w:rsidRPr="00C7274B">
        <w:rPr>
          <w:rFonts w:ascii="Times New Roman" w:hAnsi="Times New Roman" w:cs="Times New Roman"/>
          <w:rPrChange w:id="156" w:author="Justin Hastings" w:date="2023-06-21T14:26:00Z">
            <w:rPr>
              <w:rFonts w:ascii="Times New Roman" w:hAnsi="Times New Roman" w:cs="Times New Roman"/>
            </w:rPr>
          </w:rPrChange>
        </w:rPr>
        <w:t xml:space="preserve"> </w:t>
      </w:r>
      <w:r w:rsidR="00EA23FA" w:rsidRPr="00C7274B">
        <w:rPr>
          <w:rFonts w:ascii="Times New Roman" w:hAnsi="Times New Roman" w:cs="Times New Roman"/>
          <w:rPrChange w:id="157" w:author="Justin Hastings" w:date="2023-06-21T14:26:00Z">
            <w:rPr>
              <w:rFonts w:ascii="Times New Roman" w:hAnsi="Times New Roman" w:cs="Times New Roman"/>
            </w:rPr>
          </w:rPrChange>
        </w:rPr>
        <w:t xml:space="preserve">La </w:t>
      </w:r>
      <w:r w:rsidR="00841CCE" w:rsidRPr="00C7274B">
        <w:rPr>
          <w:rFonts w:ascii="Times New Roman" w:hAnsi="Times New Roman" w:cs="Times New Roman"/>
          <w:rPrChange w:id="158" w:author="Justin Hastings" w:date="2023-06-21T14:26:00Z">
            <w:rPr>
              <w:rFonts w:ascii="Times New Roman" w:hAnsi="Times New Roman" w:cs="Times New Roman"/>
            </w:rPr>
          </w:rPrChange>
        </w:rPr>
        <w:t>Ferrara, 2018; Ubilava et al., 2022;</w:t>
      </w:r>
      <w:r w:rsidR="009B335A" w:rsidRPr="00C7274B">
        <w:rPr>
          <w:rFonts w:ascii="Times New Roman" w:hAnsi="Times New Roman" w:cs="Times New Roman"/>
          <w:rPrChange w:id="159" w:author="Justin Hastings" w:date="2023-06-21T14:26:00Z">
            <w:rPr>
              <w:rFonts w:ascii="Times New Roman" w:hAnsi="Times New Roman" w:cs="Times New Roman"/>
            </w:rPr>
          </w:rPrChange>
        </w:rPr>
        <w:t xml:space="preserve"> McGuirk and Nunn, 2023;</w:t>
      </w:r>
      <w:r w:rsidR="00841CCE" w:rsidRPr="00C7274B">
        <w:rPr>
          <w:rFonts w:ascii="Times New Roman" w:hAnsi="Times New Roman" w:cs="Times New Roman"/>
          <w:rPrChange w:id="160" w:author="Justin Hastings" w:date="2023-06-21T14:26:00Z">
            <w:rPr>
              <w:rFonts w:ascii="Times New Roman" w:hAnsi="Times New Roman" w:cs="Times New Roman"/>
            </w:rPr>
          </w:rPrChange>
        </w:rPr>
        <w:t xml:space="preserve"> Guardado </w:t>
      </w:r>
      <w:r w:rsidR="00884EDE" w:rsidRPr="00C7274B">
        <w:rPr>
          <w:rFonts w:ascii="Times New Roman" w:hAnsi="Times New Roman" w:cs="Times New Roman"/>
          <w:rPrChange w:id="161" w:author="Justin Hastings" w:date="2023-06-21T14:26:00Z">
            <w:rPr>
              <w:rFonts w:ascii="Times New Roman" w:hAnsi="Times New Roman" w:cs="Times New Roman"/>
            </w:rPr>
          </w:rPrChange>
        </w:rPr>
        <w:t>and</w:t>
      </w:r>
      <w:r w:rsidR="00841CCE" w:rsidRPr="00C7274B">
        <w:rPr>
          <w:rFonts w:ascii="Times New Roman" w:hAnsi="Times New Roman" w:cs="Times New Roman"/>
          <w:rPrChange w:id="162" w:author="Justin Hastings" w:date="2023-06-21T14:26:00Z">
            <w:rPr>
              <w:rFonts w:ascii="Times New Roman" w:hAnsi="Times New Roman" w:cs="Times New Roman"/>
            </w:rPr>
          </w:rPrChange>
        </w:rPr>
        <w:t xml:space="preserve"> Pennings, 2023)</w:t>
      </w:r>
      <w:r w:rsidR="00FA16E4" w:rsidRPr="00C7274B">
        <w:rPr>
          <w:rFonts w:ascii="Times New Roman" w:hAnsi="Times New Roman" w:cs="Times New Roman"/>
          <w:rPrChange w:id="163" w:author="Justin Hastings" w:date="2023-06-21T14:26:00Z">
            <w:rPr>
              <w:rFonts w:ascii="Times New Roman" w:hAnsi="Times New Roman" w:cs="Times New Roman"/>
            </w:rPr>
          </w:rPrChange>
        </w:rPr>
        <w:t xml:space="preserve">. </w:t>
      </w:r>
      <w:r w:rsidR="00790174" w:rsidRPr="00C7274B">
        <w:rPr>
          <w:rFonts w:ascii="Times New Roman" w:hAnsi="Times New Roman" w:cs="Times New Roman"/>
          <w:rPrChange w:id="164" w:author="Justin Hastings" w:date="2023-06-21T14:26:00Z">
            <w:rPr>
              <w:rFonts w:ascii="Times New Roman" w:hAnsi="Times New Roman" w:cs="Times New Roman"/>
            </w:rPr>
          </w:rPrChange>
        </w:rPr>
        <w:t xml:space="preserve">We </w:t>
      </w:r>
      <w:r w:rsidR="00D12370" w:rsidRPr="00C7274B">
        <w:rPr>
          <w:rFonts w:ascii="Times New Roman" w:hAnsi="Times New Roman" w:cs="Times New Roman"/>
          <w:rPrChange w:id="165" w:author="Justin Hastings" w:date="2023-06-21T14:26:00Z">
            <w:rPr>
              <w:rFonts w:ascii="Times New Roman" w:hAnsi="Times New Roman" w:cs="Times New Roman"/>
            </w:rPr>
          </w:rPrChange>
        </w:rPr>
        <w:t xml:space="preserve">present </w:t>
      </w:r>
      <w:r w:rsidR="00E14AC1" w:rsidRPr="00C7274B">
        <w:rPr>
          <w:rFonts w:ascii="Times New Roman" w:hAnsi="Times New Roman" w:cs="Times New Roman"/>
          <w:rPrChange w:id="166" w:author="Justin Hastings" w:date="2023-06-21T14:26:00Z">
            <w:rPr>
              <w:rFonts w:ascii="Times New Roman" w:hAnsi="Times New Roman" w:cs="Times New Roman"/>
            </w:rPr>
          </w:rPrChange>
        </w:rPr>
        <w:t>suggestive evidence of</w:t>
      </w:r>
      <w:r w:rsidR="00790174" w:rsidRPr="00C7274B">
        <w:rPr>
          <w:rFonts w:ascii="Times New Roman" w:hAnsi="Times New Roman" w:cs="Times New Roman"/>
          <w:rPrChange w:id="167" w:author="Justin Hastings" w:date="2023-06-21T14:26:00Z">
            <w:rPr>
              <w:rFonts w:ascii="Times New Roman" w:hAnsi="Times New Roman" w:cs="Times New Roman"/>
            </w:rPr>
          </w:rPrChange>
        </w:rPr>
        <w:t xml:space="preserve"> harvest</w:t>
      </w:r>
      <w:r w:rsidR="00E14AC1" w:rsidRPr="00C7274B">
        <w:rPr>
          <w:rFonts w:ascii="Times New Roman" w:hAnsi="Times New Roman" w:cs="Times New Roman"/>
          <w:rPrChange w:id="168" w:author="Justin Hastings" w:date="2023-06-21T14:26:00Z">
            <w:rPr>
              <w:rFonts w:ascii="Times New Roman" w:hAnsi="Times New Roman" w:cs="Times New Roman"/>
            </w:rPr>
          </w:rPrChange>
        </w:rPr>
        <w:t>-</w:t>
      </w:r>
      <w:r w:rsidR="00790174" w:rsidRPr="00C7274B">
        <w:rPr>
          <w:rFonts w:ascii="Times New Roman" w:hAnsi="Times New Roman" w:cs="Times New Roman"/>
          <w:rPrChange w:id="169" w:author="Justin Hastings" w:date="2023-06-21T14:26:00Z">
            <w:rPr>
              <w:rFonts w:ascii="Times New Roman" w:hAnsi="Times New Roman" w:cs="Times New Roman"/>
            </w:rPr>
          </w:rPrChange>
        </w:rPr>
        <w:t>time increase in violence</w:t>
      </w:r>
      <w:r w:rsidR="007E7F17" w:rsidRPr="00C7274B">
        <w:rPr>
          <w:rFonts w:ascii="Times New Roman" w:hAnsi="Times New Roman" w:cs="Times New Roman"/>
          <w:rPrChange w:id="170" w:author="Justin Hastings" w:date="2023-06-21T14:26:00Z">
            <w:rPr>
              <w:rFonts w:ascii="Times New Roman" w:hAnsi="Times New Roman" w:cs="Times New Roman"/>
            </w:rPr>
          </w:rPrChange>
        </w:rPr>
        <w:t xml:space="preserve"> (</w:t>
      </w:r>
      <w:r w:rsidR="00E14AC1" w:rsidRPr="00C7274B">
        <w:rPr>
          <w:rFonts w:ascii="Times New Roman" w:hAnsi="Times New Roman" w:cs="Times New Roman"/>
          <w:rPrChange w:id="171" w:author="Justin Hastings" w:date="2023-06-21T14:26:00Z">
            <w:rPr>
              <w:rFonts w:ascii="Times New Roman" w:hAnsi="Times New Roman" w:cs="Times New Roman"/>
            </w:rPr>
          </w:rPrChange>
        </w:rPr>
        <w:t>with high confidence)</w:t>
      </w:r>
      <w:r w:rsidR="00790174" w:rsidRPr="00C7274B">
        <w:rPr>
          <w:rFonts w:ascii="Times New Roman" w:hAnsi="Times New Roman" w:cs="Times New Roman"/>
          <w:rPrChange w:id="172" w:author="Justin Hastings" w:date="2023-06-21T14:26:00Z">
            <w:rPr>
              <w:rFonts w:ascii="Times New Roman" w:hAnsi="Times New Roman" w:cs="Times New Roman"/>
            </w:rPr>
          </w:rPrChange>
        </w:rPr>
        <w:t xml:space="preserve"> and</w:t>
      </w:r>
      <w:ins w:id="173" w:author="Justin Hastings" w:date="2023-06-21T14:21:00Z">
        <w:r w:rsidR="00C7274B" w:rsidRPr="00C7274B">
          <w:rPr>
            <w:rFonts w:ascii="Times New Roman" w:hAnsi="Times New Roman" w:cs="Times New Roman"/>
            <w:rPrChange w:id="174" w:author="Justin Hastings" w:date="2023-06-21T14:26:00Z">
              <w:rPr>
                <w:rFonts w:ascii="Times New Roman" w:hAnsi="Times New Roman" w:cs="Times New Roman"/>
                <w:highlight w:val="yellow"/>
              </w:rPr>
            </w:rPrChange>
          </w:rPr>
          <w:t>, under certain circumstances,</w:t>
        </w:r>
      </w:ins>
      <w:r w:rsidR="00790174" w:rsidRPr="00C7274B">
        <w:rPr>
          <w:rFonts w:ascii="Times New Roman" w:hAnsi="Times New Roman" w:cs="Times New Roman"/>
        </w:rPr>
        <w:t xml:space="preserve"> a harvest</w:t>
      </w:r>
      <w:r w:rsidR="00E14AC1" w:rsidRPr="00EF1C4C">
        <w:rPr>
          <w:rFonts w:ascii="Times New Roman" w:hAnsi="Times New Roman" w:cs="Times New Roman"/>
        </w:rPr>
        <w:t>-</w:t>
      </w:r>
      <w:r w:rsidR="00790174" w:rsidRPr="00EF1C4C">
        <w:rPr>
          <w:rFonts w:ascii="Times New Roman" w:hAnsi="Times New Roman" w:cs="Times New Roman"/>
        </w:rPr>
        <w:t xml:space="preserve">time reduction of </w:t>
      </w:r>
      <w:r w:rsidR="00790174" w:rsidRPr="0096624E">
        <w:rPr>
          <w:rFonts w:ascii="Times New Roman" w:hAnsi="Times New Roman" w:cs="Times New Roman"/>
        </w:rPr>
        <w:t>protests</w:t>
      </w:r>
      <w:r w:rsidR="00E14AC1" w:rsidRPr="0096624E">
        <w:rPr>
          <w:rFonts w:ascii="Times New Roman" w:hAnsi="Times New Roman" w:cs="Times New Roman"/>
        </w:rPr>
        <w:t xml:space="preserve"> (with low confidence)</w:t>
      </w:r>
      <w:r w:rsidR="00790174" w:rsidRPr="00B37C80">
        <w:rPr>
          <w:rFonts w:ascii="Times New Roman" w:hAnsi="Times New Roman" w:cs="Times New Roman"/>
        </w:rPr>
        <w:t>, and link thes</w:t>
      </w:r>
      <w:r w:rsidR="00790174" w:rsidRPr="00C7274B">
        <w:rPr>
          <w:rFonts w:ascii="Times New Roman" w:hAnsi="Times New Roman" w:cs="Times New Roman"/>
          <w:rPrChange w:id="175" w:author="Justin Hastings" w:date="2023-06-21T14:26:00Z">
            <w:rPr>
              <w:rFonts w:ascii="Times New Roman" w:hAnsi="Times New Roman" w:cs="Times New Roman"/>
            </w:rPr>
          </w:rPrChange>
        </w:rPr>
        <w:t xml:space="preserve">e effects to the existing theories of conflict. </w:t>
      </w:r>
      <w:ins w:id="176" w:author="Justin Hastings" w:date="2023-06-21T14:21:00Z">
        <w:r w:rsidR="00C7274B" w:rsidRPr="00C7274B">
          <w:rPr>
            <w:rFonts w:ascii="Times New Roman" w:hAnsi="Times New Roman" w:cs="Times New Roman"/>
            <w:lang w:val="en-AU"/>
            <w:rPrChange w:id="177" w:author="Justin Hastings" w:date="2023-06-21T14:26:00Z">
              <w:rPr>
                <w:rFonts w:ascii="Times New Roman" w:hAnsi="Times New Roman" w:cs="Times New Roman"/>
                <w:lang w:val="en-AU"/>
              </w:rPr>
            </w:rPrChange>
          </w:rPr>
          <w:t>Finally</w:t>
        </w:r>
        <w:r w:rsidR="00C7274B">
          <w:rPr>
            <w:rFonts w:ascii="Times New Roman" w:hAnsi="Times New Roman" w:cs="Times New Roman"/>
            <w:lang w:val="en-AU"/>
          </w:rPr>
          <w:t xml:space="preserve">, </w:t>
        </w:r>
      </w:ins>
      <w:ins w:id="178" w:author="Justin Hastings" w:date="2023-06-21T14:26:00Z">
        <w:r w:rsidR="00C7274B">
          <w:rPr>
            <w:rFonts w:ascii="Times New Roman" w:hAnsi="Times New Roman" w:cs="Times New Roman"/>
            <w:lang w:val="en-AU"/>
          </w:rPr>
          <w:t xml:space="preserve">our results suggest that </w:t>
        </w:r>
      </w:ins>
      <w:ins w:id="179" w:author="Justin Hastings" w:date="2023-06-21T14:21:00Z">
        <w:r w:rsidR="00C7274B">
          <w:rPr>
            <w:rFonts w:ascii="Times New Roman" w:hAnsi="Times New Roman" w:cs="Times New Roman"/>
            <w:lang w:val="en-AU"/>
          </w:rPr>
          <w:t>social conflict related to seasonal agricultural shocks is likely to take place in the context of larger conflicts – the effects of income-related agricultural shocks do not occur in a political economic vacuum.</w:t>
        </w:r>
      </w:ins>
    </w:p>
    <w:p w14:paraId="7A55F9D1" w14:textId="77777777" w:rsidR="004D7756" w:rsidDel="00DE35ED" w:rsidRDefault="004D7756" w:rsidP="00F14555">
      <w:pPr>
        <w:spacing w:after="0" w:line="480" w:lineRule="auto"/>
        <w:ind w:firstLine="360"/>
        <w:rPr>
          <w:del w:id="180" w:author="Justin Hastings" w:date="2023-06-20T13:14:00Z"/>
          <w:rFonts w:ascii="Times New Roman" w:hAnsi="Times New Roman" w:cs="Times New Roman"/>
        </w:rPr>
      </w:pPr>
    </w:p>
    <w:p w14:paraId="65C584AC" w14:textId="77777777" w:rsidR="00C237BB" w:rsidRDefault="00C237BB" w:rsidP="00DE35ED">
      <w:pPr>
        <w:spacing w:after="0" w:line="480" w:lineRule="auto"/>
        <w:rPr>
          <w:rFonts w:ascii="Times New Roman" w:hAnsi="Times New Roman" w:cs="Times New Roman"/>
        </w:rPr>
        <w:pPrChange w:id="181" w:author="Justin Hastings" w:date="2023-06-20T13:14:00Z">
          <w:pPr>
            <w:spacing w:after="0" w:line="480" w:lineRule="auto"/>
            <w:ind w:firstLine="360"/>
          </w:pPr>
        </w:pPrChange>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Del="003C3222" w:rsidRDefault="001B10B0" w:rsidP="00F14555">
      <w:pPr>
        <w:spacing w:after="0" w:line="480" w:lineRule="auto"/>
        <w:ind w:firstLine="360"/>
        <w:rPr>
          <w:del w:id="182" w:author="Justin Hastings" w:date="2023-06-21T17:47:00Z"/>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2587BDFA" w14:textId="77777777" w:rsidR="003C3222" w:rsidRDefault="003C3222" w:rsidP="003C3222">
      <w:pPr>
        <w:spacing w:after="0" w:line="480" w:lineRule="auto"/>
        <w:ind w:firstLine="360"/>
        <w:rPr>
          <w:ins w:id="183" w:author="Justin Hastings" w:date="2023-06-21T17:42:00Z"/>
        </w:rPr>
        <w:pPrChange w:id="184" w:author="Justin Hastings" w:date="2023-06-21T17:47:00Z">
          <w:pPr>
            <w:pStyle w:val="chapter-para"/>
            <w:shd w:val="clear" w:color="auto" w:fill="FFFFFF"/>
            <w:spacing w:before="0" w:beforeAutospacing="0" w:after="0" w:afterAutospacing="0" w:line="480" w:lineRule="auto"/>
            <w:ind w:firstLine="360"/>
            <w:textAlignment w:val="baseline"/>
          </w:pPr>
        </w:pPrChange>
      </w:pPr>
    </w:p>
    <w:p w14:paraId="3F666A85" w14:textId="6E0734F6"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72742FAF" w14:textId="093FE83B" w:rsidR="006E6437" w:rsidRDefault="006E6437" w:rsidP="006E6437">
      <w:pPr>
        <w:spacing w:after="0" w:line="480" w:lineRule="auto"/>
        <w:ind w:firstLine="360"/>
        <w:rPr>
          <w:ins w:id="185" w:author="Justin Hastings" w:date="2023-06-21T14:27:00Z"/>
          <w:rFonts w:ascii="Times New Roman" w:hAnsi="Times New Roman" w:cs="Times New Roman"/>
        </w:rPr>
      </w:pPr>
      <w:ins w:id="186" w:author="Justin Hastings" w:date="2023-06-21T14:27:00Z">
        <w:r w:rsidRPr="00401A4D">
          <w:rPr>
            <w:rFonts w:ascii="Times New Roman" w:hAnsi="Times New Roman" w:cs="Times New Roman"/>
          </w:rPr>
          <w:t xml:space="preserve">In Southeast Asia, </w:t>
        </w:r>
        <w:r w:rsidRPr="00E56102">
          <w:rPr>
            <w:rFonts w:ascii="Times New Roman" w:hAnsi="Times New Roman" w:cs="Times New Roman"/>
          </w:rPr>
          <w:t>both</w:t>
        </w:r>
        <w:r w:rsidRPr="00B703C2">
          <w:rPr>
            <w:rFonts w:ascii="Times New Roman" w:hAnsi="Times New Roman" w:cs="Times New Roman"/>
          </w:rPr>
          <w:t xml:space="preserve"> opportunity cost</w:t>
        </w:r>
        <w:r>
          <w:rPr>
            <w:rFonts w:ascii="Times New Roman" w:hAnsi="Times New Roman" w:cs="Times New Roman"/>
          </w:rPr>
          <w:t>/resentment</w:t>
        </w:r>
        <w:r w:rsidRPr="00366C91">
          <w:rPr>
            <w:rFonts w:ascii="Times New Roman" w:hAnsi="Times New Roman" w:cs="Times New Roman"/>
          </w:rPr>
          <w:t xml:space="preserve"> and rapacity mechanisms are at play,</w:t>
        </w:r>
        <w:r w:rsidRPr="00401A4D">
          <w:rPr>
            <w:rFonts w:ascii="Times New Roman" w:hAnsi="Times New Roman" w:cs="Times New Roman"/>
          </w:rPr>
          <w:t xml:space="preserve"> depending on the </w:t>
        </w:r>
        <w:r>
          <w:rPr>
            <w:rFonts w:ascii="Times New Roman" w:hAnsi="Times New Roman" w:cs="Times New Roman"/>
          </w:rPr>
          <w:t xml:space="preserve">actor </w:t>
        </w:r>
        <w:r w:rsidRPr="00401A4D">
          <w:rPr>
            <w:rFonts w:ascii="Times New Roman" w:hAnsi="Times New Roman" w:cs="Times New Roman"/>
          </w:rPr>
          <w:t xml:space="preserve">type (Table 1). For attacks on civilians, </w:t>
        </w:r>
      </w:ins>
      <w:ins w:id="187" w:author="Justin Hastings" w:date="2023-06-21T14:35:00Z">
        <w:r>
          <w:rPr>
            <w:rFonts w:ascii="Times New Roman" w:hAnsi="Times New Roman" w:cs="Times New Roman"/>
          </w:rPr>
          <w:t xml:space="preserve">in a rapacity mechanism, </w:t>
        </w:r>
      </w:ins>
      <w:ins w:id="188" w:author="Justin Hastings" w:date="2023-06-21T14:27:00Z">
        <w:r>
          <w:rPr>
            <w:rFonts w:ascii="Times New Roman" w:hAnsi="Times New Roman" w:cs="Times New Roman"/>
          </w:rPr>
          <w:t>armed actors (whether state or insurgents)</w:t>
        </w:r>
        <w:r w:rsidRPr="00401A4D">
          <w:rPr>
            <w:rFonts w:ascii="Times New Roman" w:hAnsi="Times New Roman" w:cs="Times New Roman"/>
          </w:rPr>
          <w:t xml:space="preserve"> may increase their </w:t>
        </w:r>
        <w:r>
          <w:rPr>
            <w:rFonts w:ascii="Times New Roman" w:hAnsi="Times New Roman" w:cs="Times New Roman"/>
          </w:rPr>
          <w:t>activities</w:t>
        </w:r>
        <w:r w:rsidRPr="00401A4D">
          <w:rPr>
            <w:rFonts w:ascii="Times New Roman" w:hAnsi="Times New Roman" w:cs="Times New Roman"/>
          </w:rPr>
          <w:t xml:space="preserve"> during the harvest season to maximize the damage they do through a number of pathways. First, they may want to expropriate farmers’ income, which is realized during harvest season. Second, for farmers who do not support the insurgency</w:t>
        </w:r>
        <w:r>
          <w:rPr>
            <w:rFonts w:ascii="Times New Roman" w:hAnsi="Times New Roman" w:cs="Times New Roman"/>
          </w:rPr>
          <w:t xml:space="preserve"> or state,</w:t>
        </w:r>
        <w:r w:rsidRPr="00401A4D">
          <w:rPr>
            <w:rFonts w:ascii="Times New Roman" w:hAnsi="Times New Roman" w:cs="Times New Roman"/>
          </w:rPr>
          <w:t xml:space="preserve"> or who are on the sidelines, </w:t>
        </w:r>
        <w:r>
          <w:rPr>
            <w:rFonts w:ascii="Times New Roman" w:hAnsi="Times New Roman" w:cs="Times New Roman"/>
          </w:rPr>
          <w:t xml:space="preserve">armed actors </w:t>
        </w:r>
        <w:r w:rsidRPr="00401A4D">
          <w:rPr>
            <w:rFonts w:ascii="Times New Roman" w:hAnsi="Times New Roman" w:cs="Times New Roman"/>
          </w:rPr>
          <w:t xml:space="preserve">may want to harm the farmers’ earning potential in order to minimize threats </w:t>
        </w:r>
        <w:r>
          <w:rPr>
            <w:rFonts w:ascii="Times New Roman" w:hAnsi="Times New Roman" w:cs="Times New Roman"/>
          </w:rPr>
          <w:t>to themselves</w:t>
        </w:r>
        <w:r w:rsidRPr="00401A4D">
          <w:rPr>
            <w:rFonts w:ascii="Times New Roman" w:hAnsi="Times New Roman" w:cs="Times New Roman"/>
          </w:rPr>
          <w:t xml:space="preserve">, or to intimidate the farmers into joining them (Raleigh, 2012; Raleigh </w:t>
        </w:r>
        <w:r>
          <w:rPr>
            <w:rFonts w:ascii="Times New Roman" w:hAnsi="Times New Roman" w:cs="Times New Roman"/>
          </w:rPr>
          <w:t>and</w:t>
        </w:r>
        <w:r w:rsidRPr="00401A4D">
          <w:rPr>
            <w:rFonts w:ascii="Times New Roman" w:hAnsi="Times New Roman" w:cs="Times New Roman"/>
          </w:rPr>
          <w:t xml:space="preserve"> Choi 2017). Third, </w:t>
        </w:r>
        <w:r>
          <w:rPr>
            <w:rFonts w:ascii="Times New Roman" w:hAnsi="Times New Roman" w:cs="Times New Roman"/>
          </w:rPr>
          <w:t>insurgents in particular</w:t>
        </w:r>
        <w:r w:rsidRPr="00401A4D">
          <w:rPr>
            <w:rFonts w:ascii="Times New Roman" w:hAnsi="Times New Roman" w:cs="Times New Roman"/>
          </w:rPr>
          <w:t xml:space="preserve"> may time their attacks so as to have maximum negative effect on the state, inasmuch as the state is also likely deriving revenues during the harvest season, and state revenue is related to the ability of the state to attack the insurgents (Fearon and Laitin 2003).</w:t>
        </w:r>
      </w:ins>
    </w:p>
    <w:p w14:paraId="53C3BD1F" w14:textId="22AD6E7B" w:rsidR="00C14DB4" w:rsidRDefault="00374504" w:rsidP="00D91E7C">
      <w:pPr>
        <w:spacing w:after="0" w:line="480" w:lineRule="auto"/>
        <w:rPr>
          <w:rFonts w:ascii="Times New Roman" w:hAnsi="Times New Roman" w:cs="Times New Roman"/>
        </w:rPr>
      </w:pPr>
      <w:del w:id="189" w:author="Justin Hastings" w:date="2023-06-21T14:27:00Z">
        <w:r w:rsidRPr="00401A4D" w:rsidDel="006E6437">
          <w:rPr>
            <w:rFonts w:ascii="Times New Roman" w:hAnsi="Times New Roman" w:cs="Times New Roman"/>
          </w:rPr>
          <w:delText xml:space="preserve">In Southeast Asia, </w:delText>
        </w:r>
        <w:r w:rsidR="009C7DCE" w:rsidRPr="00401A4D" w:rsidDel="006E6437">
          <w:rPr>
            <w:rFonts w:ascii="Times New Roman" w:hAnsi="Times New Roman" w:cs="Times New Roman"/>
          </w:rPr>
          <w:delText xml:space="preserve">both </w:delText>
        </w:r>
        <w:r w:rsidR="003A18E0" w:rsidRPr="00401A4D" w:rsidDel="006E6437">
          <w:rPr>
            <w:rFonts w:ascii="Times New Roman" w:hAnsi="Times New Roman" w:cs="Times New Roman"/>
          </w:rPr>
          <w:delText xml:space="preserve">the opportunity cost and rapacity </w:delText>
        </w:r>
        <w:r w:rsidR="009C7DCE" w:rsidRPr="00401A4D" w:rsidDel="006E6437">
          <w:rPr>
            <w:rFonts w:ascii="Times New Roman" w:hAnsi="Times New Roman" w:cs="Times New Roman"/>
          </w:rPr>
          <w:delText xml:space="preserve">mechanisms </w:delText>
        </w:r>
        <w:r w:rsidR="00DD7B15" w:rsidDel="006E6437">
          <w:rPr>
            <w:rFonts w:ascii="Times New Roman" w:hAnsi="Times New Roman" w:cs="Times New Roman"/>
          </w:rPr>
          <w:delText>may be</w:delText>
        </w:r>
        <w:r w:rsidR="009C7DCE" w:rsidRPr="00401A4D" w:rsidDel="006E6437">
          <w:rPr>
            <w:rFonts w:ascii="Times New Roman" w:hAnsi="Times New Roman" w:cs="Times New Roman"/>
          </w:rPr>
          <w:delText xml:space="preserve"> at play</w:delText>
        </w:r>
        <w:r w:rsidR="003A410F" w:rsidRPr="00401A4D" w:rsidDel="006E6437">
          <w:rPr>
            <w:rFonts w:ascii="Times New Roman" w:hAnsi="Times New Roman" w:cs="Times New Roman"/>
          </w:rPr>
          <w:delText xml:space="preserve">, depending on the </w:delText>
        </w:r>
        <w:r w:rsidR="00EF3BF3" w:rsidDel="006E6437">
          <w:rPr>
            <w:rFonts w:ascii="Times New Roman" w:hAnsi="Times New Roman" w:cs="Times New Roman"/>
          </w:rPr>
          <w:delText xml:space="preserve">actor </w:delText>
        </w:r>
        <w:r w:rsidR="003A410F" w:rsidRPr="00401A4D" w:rsidDel="006E6437">
          <w:rPr>
            <w:rFonts w:ascii="Times New Roman" w:hAnsi="Times New Roman" w:cs="Times New Roman"/>
          </w:rPr>
          <w:delText>type (Table 1)</w:delText>
        </w:r>
        <w:r w:rsidR="009C7DCE" w:rsidRPr="00401A4D" w:rsidDel="006E6437">
          <w:rPr>
            <w:rFonts w:ascii="Times New Roman" w:hAnsi="Times New Roman" w:cs="Times New Roman"/>
          </w:rPr>
          <w:delText xml:space="preserve">. </w:delText>
        </w:r>
        <w:r w:rsidR="0077223B" w:rsidRPr="00401A4D" w:rsidDel="006E6437">
          <w:rPr>
            <w:rFonts w:ascii="Times New Roman" w:hAnsi="Times New Roman" w:cs="Times New Roman"/>
          </w:rPr>
          <w:delText>For attacks on civilians, i</w:delText>
        </w:r>
        <w:r w:rsidR="009C7DCE" w:rsidRPr="00401A4D" w:rsidDel="006E6437">
          <w:rPr>
            <w:rFonts w:ascii="Times New Roman" w:hAnsi="Times New Roman" w:cs="Times New Roman"/>
          </w:rPr>
          <w:delText xml:space="preserve">nsurgencies may increase their </w:delText>
        </w:r>
        <w:r w:rsidR="000D30A4" w:rsidDel="006E6437">
          <w:rPr>
            <w:rFonts w:ascii="Times New Roman" w:hAnsi="Times New Roman" w:cs="Times New Roman"/>
          </w:rPr>
          <w:delText>activities</w:delText>
        </w:r>
        <w:r w:rsidR="009C7DCE" w:rsidRPr="00401A4D" w:rsidDel="006E6437">
          <w:rPr>
            <w:rFonts w:ascii="Times New Roman" w:hAnsi="Times New Roman" w:cs="Times New Roman"/>
          </w:rPr>
          <w:delText xml:space="preserve"> during the harvest season </w:delText>
        </w:r>
        <w:r w:rsidR="00EF3BF3" w:rsidRPr="00401A4D" w:rsidDel="006E6437">
          <w:rPr>
            <w:rFonts w:ascii="Times New Roman" w:hAnsi="Times New Roman" w:cs="Times New Roman"/>
          </w:rPr>
          <w:delText>to</w:delText>
        </w:r>
        <w:r w:rsidR="009C7DCE" w:rsidRPr="00401A4D" w:rsidDel="006E6437">
          <w:rPr>
            <w:rFonts w:ascii="Times New Roman" w:hAnsi="Times New Roman" w:cs="Times New Roman"/>
          </w:rPr>
          <w:delTex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w:delText>
        </w:r>
        <w:r w:rsidR="00DD7B15" w:rsidRPr="00401A4D" w:rsidDel="006E6437">
          <w:rPr>
            <w:rFonts w:ascii="Times New Roman" w:hAnsi="Times New Roman" w:cs="Times New Roman"/>
          </w:rPr>
          <w:delText>to</w:delText>
        </w:r>
        <w:r w:rsidR="009C7DCE" w:rsidRPr="00401A4D" w:rsidDel="006E6437">
          <w:rPr>
            <w:rFonts w:ascii="Times New Roman" w:hAnsi="Times New Roman" w:cs="Times New Roman"/>
          </w:rPr>
          <w:delText xml:space="preserve"> minimize threats to the insurgency, or to intimidate the farmers into joining them</w:delText>
        </w:r>
        <w:r w:rsidR="004F755F" w:rsidRPr="00401A4D" w:rsidDel="006E6437">
          <w:rPr>
            <w:rFonts w:ascii="Times New Roman" w:hAnsi="Times New Roman" w:cs="Times New Roman"/>
          </w:rPr>
          <w:delText xml:space="preserve"> (Raleigh, 2012; Raleigh </w:delText>
        </w:r>
        <w:r w:rsidR="00EF3BF3" w:rsidDel="006E6437">
          <w:rPr>
            <w:rFonts w:ascii="Times New Roman" w:hAnsi="Times New Roman" w:cs="Times New Roman"/>
          </w:rPr>
          <w:delText>and</w:delText>
        </w:r>
        <w:r w:rsidR="004F755F" w:rsidRPr="00401A4D" w:rsidDel="006E6437">
          <w:rPr>
            <w:rFonts w:ascii="Times New Roman" w:hAnsi="Times New Roman" w:cs="Times New Roman"/>
          </w:rPr>
          <w:delText xml:space="preserve"> Choi 2017)</w:delText>
        </w:r>
        <w:r w:rsidR="009C7DCE" w:rsidRPr="00401A4D" w:rsidDel="006E6437">
          <w:rPr>
            <w:rFonts w:ascii="Times New Roman" w:hAnsi="Times New Roman" w:cs="Times New Roman"/>
          </w:rPr>
          <w:delText xml:space="preserve">. Third, the insurgents may time their attacks </w:delText>
        </w:r>
        <w:r w:rsidR="00DD7B15" w:rsidRPr="00401A4D" w:rsidDel="006E6437">
          <w:rPr>
            <w:rFonts w:ascii="Times New Roman" w:hAnsi="Times New Roman" w:cs="Times New Roman"/>
          </w:rPr>
          <w:delText>to</w:delText>
        </w:r>
        <w:r w:rsidR="009C7DCE" w:rsidRPr="00401A4D" w:rsidDel="006E6437">
          <w:rPr>
            <w:rFonts w:ascii="Times New Roman" w:hAnsi="Times New Roman" w:cs="Times New Roman"/>
          </w:rPr>
          <w:delText xml:space="preserve"> have maximum </w:delText>
        </w:r>
        <w:r w:rsidR="00BF019B" w:rsidRPr="00401A4D" w:rsidDel="006E6437">
          <w:rPr>
            <w:rFonts w:ascii="Times New Roman" w:hAnsi="Times New Roman" w:cs="Times New Roman"/>
          </w:rPr>
          <w:delText xml:space="preserve">negative </w:delText>
        </w:r>
        <w:r w:rsidR="009C7DCE" w:rsidRPr="00401A4D" w:rsidDel="006E6437">
          <w:rPr>
            <w:rFonts w:ascii="Times New Roman" w:hAnsi="Times New Roman" w:cs="Times New Roman"/>
          </w:rPr>
          <w:delText>effect on the state, inasmuch as the state is also likely deriving revenues during the harvest season</w:delText>
        </w:r>
        <w:r w:rsidR="003E3C4B" w:rsidRPr="00401A4D" w:rsidDel="006E6437">
          <w:rPr>
            <w:rFonts w:ascii="Times New Roman" w:hAnsi="Times New Roman" w:cs="Times New Roman"/>
          </w:rPr>
          <w:delText>, and state revenue is related to the ability of the state to attack the insurgents</w:delText>
        </w:r>
        <w:r w:rsidR="009C7DCE" w:rsidRPr="00401A4D" w:rsidDel="006E6437">
          <w:rPr>
            <w:rFonts w:ascii="Times New Roman" w:hAnsi="Times New Roman" w:cs="Times New Roman"/>
          </w:rPr>
          <w:delText xml:space="preserve"> (</w:delText>
        </w:r>
        <w:r w:rsidR="003E3C4B" w:rsidRPr="00401A4D" w:rsidDel="006E6437">
          <w:rPr>
            <w:rFonts w:ascii="Times New Roman" w:hAnsi="Times New Roman" w:cs="Times New Roman"/>
          </w:rPr>
          <w:delText>Fearon and Laitin 2003</w:delText>
        </w:r>
        <w:r w:rsidR="009C7DCE" w:rsidRPr="00401A4D" w:rsidDel="006E6437">
          <w:rPr>
            <w:rFonts w:ascii="Times New Roman" w:hAnsi="Times New Roman" w:cs="Times New Roman"/>
          </w:rPr>
          <w:delText>).</w:delText>
        </w:r>
      </w:del>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0"/>
        <w:gridCol w:w="2518"/>
        <w:gridCol w:w="2155"/>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1F923264" w:rsidR="00210C18" w:rsidRPr="00C14DB4" w:rsidRDefault="00210C18" w:rsidP="00210C18">
            <w:pPr>
              <w:pStyle w:val="chapter-para"/>
              <w:spacing w:before="0" w:beforeAutospacing="0" w:after="0" w:afterAutospacing="0" w:line="276" w:lineRule="auto"/>
              <w:textAlignment w:val="baseline"/>
              <w:rPr>
                <w:color w:val="2A2A2A"/>
                <w:sz w:val="22"/>
                <w:szCs w:val="22"/>
                <w:highlight w:val="yellow"/>
                <w:rPrChange w:id="190" w:author="Justin Hastings" w:date="2023-06-21T14:00:00Z">
                  <w:rPr>
                    <w:color w:val="2A2A2A"/>
                    <w:sz w:val="22"/>
                    <w:szCs w:val="22"/>
                  </w:rPr>
                </w:rPrChange>
              </w:rPr>
            </w:pPr>
            <w:commentRangeStart w:id="191"/>
            <w:del w:id="192" w:author="Justin Hastings" w:date="2023-06-21T15:01:00Z">
              <w:r w:rsidRPr="00C14DB4" w:rsidDel="00415C93">
                <w:rPr>
                  <w:color w:val="2A2A2A"/>
                  <w:sz w:val="22"/>
                  <w:szCs w:val="22"/>
                  <w:highlight w:val="yellow"/>
                  <w:rPrChange w:id="193" w:author="Justin Hastings" w:date="2023-06-21T14:00:00Z">
                    <w:rPr>
                      <w:color w:val="2A2A2A"/>
                      <w:sz w:val="22"/>
                      <w:szCs w:val="22"/>
                    </w:rPr>
                  </w:rPrChange>
                </w:rPr>
                <w:delText>Opportunity cost, Rapacity</w:delText>
              </w:r>
            </w:del>
            <w:ins w:id="194" w:author="Justin Hastings" w:date="2023-06-21T17:29:00Z">
              <w:r w:rsidR="00821807">
                <w:rPr>
                  <w:color w:val="2A2A2A"/>
                  <w:sz w:val="22"/>
                  <w:szCs w:val="22"/>
                  <w:highlight w:val="yellow"/>
                </w:rPr>
                <w:t>Rapacity</w:t>
              </w:r>
            </w:ins>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commentRangeEnd w:id="191"/>
            <w:r w:rsidR="00415C93">
              <w:rPr>
                <w:rStyle w:val="CommentReference"/>
                <w:rFonts w:asciiTheme="minorHAnsi" w:eastAsiaTheme="minorHAnsi" w:hAnsiTheme="minorHAnsi" w:cstheme="minorBidi"/>
                <w:lang w:eastAsia="en-US"/>
              </w:rPr>
              <w:commentReference w:id="191"/>
            </w:r>
          </w:p>
        </w:tc>
      </w:tr>
      <w:tr w:rsidR="00210C18" w:rsidRPr="00F14555" w14:paraId="248C7534" w14:textId="77777777" w:rsidTr="00210C18">
        <w:tc>
          <w:tcPr>
            <w:tcW w:w="1800" w:type="dxa"/>
          </w:tcPr>
          <w:p w14:paraId="0775EE90" w14:textId="2DBB46AC"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ins w:id="195" w:author="Justin Hastings" w:date="2023-06-21T15:01:00Z">
              <w:r w:rsidR="00415C93">
                <w:rPr>
                  <w:color w:val="2A2A2A"/>
                  <w:sz w:val="22"/>
                  <w:szCs w:val="22"/>
                </w:rPr>
                <w:t xml:space="preserve"> against civilians</w:t>
              </w:r>
            </w:ins>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415C93" w:rsidRDefault="00210C18" w:rsidP="00210C18">
            <w:pPr>
              <w:pStyle w:val="chapter-para"/>
              <w:spacing w:before="0" w:beforeAutospacing="0" w:after="0" w:afterAutospacing="0" w:line="276" w:lineRule="auto"/>
              <w:textAlignment w:val="baseline"/>
              <w:rPr>
                <w:color w:val="2A2A2A"/>
                <w:sz w:val="22"/>
                <w:szCs w:val="22"/>
              </w:rPr>
            </w:pPr>
            <w:r w:rsidRPr="00415C93">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2B04BCC5" w:rsidR="00210C18" w:rsidRPr="00415C93" w:rsidRDefault="00210C18" w:rsidP="00210C18">
            <w:pPr>
              <w:pStyle w:val="chapter-para"/>
              <w:spacing w:before="0" w:beforeAutospacing="0" w:after="0" w:afterAutospacing="0" w:line="276" w:lineRule="auto"/>
              <w:textAlignment w:val="baseline"/>
              <w:rPr>
                <w:color w:val="2A2A2A"/>
                <w:sz w:val="22"/>
                <w:szCs w:val="22"/>
                <w:rPrChange w:id="196" w:author="Justin Hastings" w:date="2023-06-21T15:05:00Z">
                  <w:rPr>
                    <w:color w:val="2A2A2A"/>
                    <w:sz w:val="22"/>
                    <w:szCs w:val="22"/>
                  </w:rPr>
                </w:rPrChange>
              </w:rPr>
            </w:pPr>
            <w:r w:rsidRPr="00415C93">
              <w:rPr>
                <w:color w:val="2A2A2A"/>
                <w:sz w:val="22"/>
                <w:szCs w:val="22"/>
              </w:rPr>
              <w:t xml:space="preserve">Opportunity cost, </w:t>
            </w:r>
            <w:ins w:id="197" w:author="Justin Hastings" w:date="2023-06-21T14:47:00Z">
              <w:r w:rsidR="00207955" w:rsidRPr="00415C93">
                <w:rPr>
                  <w:color w:val="2A2A2A"/>
                  <w:sz w:val="22"/>
                  <w:szCs w:val="22"/>
                  <w:rPrChange w:id="198" w:author="Justin Hastings" w:date="2023-06-21T15:05:00Z">
                    <w:rPr>
                      <w:color w:val="2A2A2A"/>
                      <w:sz w:val="22"/>
                      <w:szCs w:val="22"/>
                      <w:highlight w:val="yellow"/>
                    </w:rPr>
                  </w:rPrChange>
                </w:rPr>
                <w:t>resentment</w:t>
              </w:r>
            </w:ins>
            <w:del w:id="199" w:author="Justin Hastings" w:date="2023-06-21T14:47:00Z">
              <w:r w:rsidRPr="00415C93" w:rsidDel="00207955">
                <w:rPr>
                  <w:color w:val="2A2A2A"/>
                  <w:sz w:val="22"/>
                  <w:szCs w:val="22"/>
                  <w:rPrChange w:id="200" w:author="Justin Hastings" w:date="2023-06-21T15:05:00Z">
                    <w:rPr>
                      <w:color w:val="2A2A2A"/>
                      <w:sz w:val="22"/>
                      <w:szCs w:val="22"/>
                    </w:rPr>
                  </w:rPrChange>
                </w:rPr>
                <w:delText>resentment, rapacity</w:delText>
              </w:r>
            </w:del>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415C93" w:rsidRDefault="00210C18" w:rsidP="00210C18">
            <w:pPr>
              <w:pStyle w:val="chapter-para"/>
              <w:spacing w:before="0" w:beforeAutospacing="0" w:after="0" w:afterAutospacing="0" w:line="276" w:lineRule="auto"/>
              <w:textAlignment w:val="baseline"/>
              <w:rPr>
                <w:color w:val="2A2A2A"/>
                <w:sz w:val="22"/>
                <w:szCs w:val="22"/>
                <w:rPrChange w:id="201" w:author="Justin Hastings" w:date="2023-06-21T15:05:00Z">
                  <w:rPr>
                    <w:color w:val="2A2A2A"/>
                    <w:sz w:val="22"/>
                    <w:szCs w:val="22"/>
                  </w:rPr>
                </w:rPrChange>
              </w:rPr>
            </w:pPr>
            <w:r w:rsidRPr="00415C93">
              <w:rPr>
                <w:color w:val="2A2A2A"/>
                <w:sz w:val="22"/>
                <w:szCs w:val="22"/>
              </w:rPr>
              <w:t>Opportunity cost,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5612B34C"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ins w:id="202" w:author="Justin Hastings" w:date="2023-06-21T15:02:00Z">
        <w:r w:rsidR="00415C93">
          <w:rPr>
            <w:rFonts w:ascii="Times New Roman" w:hAnsi="Times New Roman" w:cs="Times New Roman"/>
          </w:rPr>
          <w:t xml:space="preserve">Battles </w:t>
        </w:r>
      </w:ins>
      <w:ins w:id="203" w:author="Justin Hastings" w:date="2023-06-21T15:03:00Z">
        <w:r w:rsidR="00415C93">
          <w:rPr>
            <w:rFonts w:ascii="Times New Roman" w:hAnsi="Times New Roman" w:cs="Times New Roman"/>
          </w:rPr>
          <w:t>–</w:t>
        </w:r>
      </w:ins>
      <w:ins w:id="204" w:author="Justin Hastings" w:date="2023-06-21T15:02:00Z">
        <w:r w:rsidR="00415C93">
          <w:rPr>
            <w:rFonts w:ascii="Times New Roman" w:hAnsi="Times New Roman" w:cs="Times New Roman"/>
          </w:rPr>
          <w:t xml:space="preserve"> </w:t>
        </w:r>
      </w:ins>
      <w:ins w:id="205" w:author="Justin Hastings" w:date="2023-06-21T15:03:00Z">
        <w:r w:rsidR="00415C93">
          <w:rPr>
            <w:rFonts w:ascii="Times New Roman" w:hAnsi="Times New Roman" w:cs="Times New Roman"/>
          </w:rPr>
          <w:t xml:space="preserve">violence between armed actors – are likely to have a similar logic: the harvest season is the </w:t>
        </w:r>
      </w:ins>
      <w:ins w:id="206" w:author="Justin Hastings" w:date="2023-06-21T17:29:00Z">
        <w:r w:rsidR="00821807">
          <w:rPr>
            <w:rFonts w:ascii="Times New Roman" w:hAnsi="Times New Roman" w:cs="Times New Roman"/>
          </w:rPr>
          <w:t>most strateg</w:t>
        </w:r>
      </w:ins>
      <w:ins w:id="207" w:author="Justin Hastings" w:date="2023-06-21T17:30:00Z">
        <w:r w:rsidR="00821807">
          <w:rPr>
            <w:rFonts w:ascii="Times New Roman" w:hAnsi="Times New Roman" w:cs="Times New Roman"/>
          </w:rPr>
          <w:t>ic</w:t>
        </w:r>
      </w:ins>
      <w:ins w:id="208" w:author="Justin Hastings" w:date="2023-06-21T15:03:00Z">
        <w:r w:rsidR="00415C93">
          <w:rPr>
            <w:rFonts w:ascii="Times New Roman" w:hAnsi="Times New Roman" w:cs="Times New Roman"/>
          </w:rPr>
          <w:t xml:space="preserve"> time to appropriate or destroy enemy forces’ resources. </w:t>
        </w:r>
      </w:ins>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1EEB5C2A"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w:t>
      </w:r>
      <w:del w:id="209" w:author="Justin Hastings" w:date="2023-06-21T17:36:00Z">
        <w:r w:rsidR="00F14555" w:rsidRPr="00F14555" w:rsidDel="0095019A">
          <w:rPr>
            <w:rFonts w:ascii="Times New Roman" w:hAnsi="Times New Roman" w:cs="Times New Roman"/>
            <w:i/>
            <w:iCs/>
          </w:rPr>
          <w:delText>Decrease in</w:delText>
        </w:r>
      </w:del>
      <w:ins w:id="210" w:author="Justin Hastings" w:date="2023-06-21T17:36:00Z">
        <w:r w:rsidR="0095019A">
          <w:rPr>
            <w:rFonts w:ascii="Times New Roman" w:hAnsi="Times New Roman" w:cs="Times New Roman"/>
            <w:i/>
            <w:iCs/>
          </w:rPr>
          <w:t>and</w:t>
        </w:r>
      </w:ins>
      <w:r w:rsidR="00F14555" w:rsidRPr="00F14555">
        <w:rPr>
          <w:rFonts w:ascii="Times New Roman" w:hAnsi="Times New Roman" w:cs="Times New Roman"/>
          <w:i/>
          <w:iCs/>
        </w:rPr>
        <w:t xml:space="preserve">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2C8B3866"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While riots and protests may be initiated by insurgencies or organized anti-government groups, they may also more generally be indicative of dissatisfaction by civilians, whether organized or not</w:t>
      </w:r>
      <w:ins w:id="211" w:author="Justin Hastings" w:date="2023-06-19T13:05:00Z">
        <w:r w:rsidR="00E16F8D">
          <w:rPr>
            <w:rFonts w:ascii="Times New Roman" w:hAnsi="Times New Roman" w:cs="Times New Roman"/>
          </w:rPr>
          <w:t>, either with the government or with other groups</w:t>
        </w:r>
      </w:ins>
      <w:r w:rsidRPr="00401A4D">
        <w:rPr>
          <w:rFonts w:ascii="Times New Roman" w:hAnsi="Times New Roman" w:cs="Times New Roman"/>
        </w:rPr>
        <w:t xml:space="preserve">. A decrease in protests and riots during harvest season may </w:t>
      </w:r>
      <w:ins w:id="212" w:author="Justin Hastings" w:date="2023-06-21T15:09:00Z">
        <w:r w:rsidR="00415C93">
          <w:rPr>
            <w:rFonts w:ascii="Times New Roman" w:hAnsi="Times New Roman" w:cs="Times New Roman"/>
          </w:rPr>
          <w:t>occur through opportunity cost</w:t>
        </w:r>
      </w:ins>
      <w:ins w:id="213" w:author="Justin Hastings" w:date="2023-06-21T16:45:00Z">
        <w:r w:rsidR="007D12C3">
          <w:rPr>
            <w:rFonts w:ascii="Times New Roman" w:hAnsi="Times New Roman" w:cs="Times New Roman"/>
          </w:rPr>
          <w:t xml:space="preserve"> mechanism</w:t>
        </w:r>
      </w:ins>
      <w:ins w:id="214" w:author="Justin Hastings" w:date="2023-06-21T15:09:00Z">
        <w:r w:rsidR="00415C93">
          <w:rPr>
            <w:rFonts w:ascii="Times New Roman" w:hAnsi="Times New Roman" w:cs="Times New Roman"/>
          </w:rPr>
          <w:t>, and m</w:t>
        </w:r>
      </w:ins>
      <w:ins w:id="215" w:author="Justin Hastings" w:date="2023-06-21T15:10:00Z">
        <w:r w:rsidR="00415C93">
          <w:rPr>
            <w:rFonts w:ascii="Times New Roman" w:hAnsi="Times New Roman" w:cs="Times New Roman"/>
          </w:rPr>
          <w:t xml:space="preserve">ay </w:t>
        </w:r>
      </w:ins>
      <w:r w:rsidRPr="00401A4D">
        <w:rPr>
          <w:rFonts w:ascii="Times New Roman" w:hAnsi="Times New Roman" w:cs="Times New Roman"/>
        </w:rPr>
        <w:t xml:space="preserve">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w:t>
      </w:r>
      <w:ins w:id="216" w:author="Justin Hastings" w:date="2023-06-21T16:46:00Z">
        <w:r w:rsidR="007D12C3">
          <w:rPr>
            <w:rFonts w:ascii="Times New Roman" w:hAnsi="Times New Roman" w:cs="Times New Roman"/>
          </w:rPr>
          <w:t xml:space="preserve">. </w:t>
        </w:r>
      </w:ins>
      <w:del w:id="217" w:author="Justin Hastings" w:date="2023-06-21T16:46:00Z">
        <w:r w:rsidRPr="00401A4D" w:rsidDel="007D12C3">
          <w:rPr>
            <w:rFonts w:ascii="Times New Roman" w:hAnsi="Times New Roman" w:cs="Times New Roman"/>
          </w:rPr>
          <w:delText xml:space="preserve">. </w:delText>
        </w:r>
      </w:del>
      <w:r w:rsidRPr="00401A4D">
        <w:rPr>
          <w:rFonts w:ascii="Times New Roman" w:hAnsi="Times New Roman" w:cs="Times New Roman"/>
        </w:rPr>
        <w:t xml:space="preserve">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w:t>
      </w:r>
      <w:r w:rsidR="001B01E0" w:rsidRPr="00401A4D">
        <w:rPr>
          <w:rFonts w:ascii="Times New Roman" w:hAnsi="Times New Roman" w:cs="Times New Roman"/>
        </w:rPr>
        <w:lastRenderedPageBreak/>
        <w:t xml:space="preserve">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5A7B2CD5"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w:t>
      </w:r>
      <w:del w:id="218" w:author="Justin Hastings" w:date="2023-06-19T13:25:00Z">
        <w:r w:rsidRPr="00401A4D" w:rsidDel="001D5844">
          <w:rPr>
            <w:color w:val="2A2A2A"/>
          </w:rPr>
          <w:delText xml:space="preserve">opportunity cost of protesting </w:delText>
        </w:r>
      </w:del>
      <w:del w:id="219" w:author="Justin Hastings" w:date="2023-06-19T13:23:00Z">
        <w:r w:rsidRPr="00401A4D" w:rsidDel="001D5844">
          <w:rPr>
            <w:color w:val="2A2A2A"/>
          </w:rPr>
          <w:delText xml:space="preserve">decreases </w:delText>
        </w:r>
      </w:del>
      <w:ins w:id="220" w:author="Justin Hastings" w:date="2023-06-19T13:25:00Z">
        <w:r w:rsidR="001D5844">
          <w:rPr>
            <w:color w:val="2A2A2A"/>
          </w:rPr>
          <w:t>cost of protesting increases</w:t>
        </w:r>
      </w:ins>
      <w:ins w:id="221" w:author="Justin Hastings" w:date="2023-06-19T13:23:00Z">
        <w:r w:rsidR="001D5844" w:rsidRPr="00401A4D">
          <w:rPr>
            <w:color w:val="2A2A2A"/>
          </w:rPr>
          <w:t xml:space="preserve"> </w:t>
        </w:r>
      </w:ins>
      <w:r w:rsidRPr="00401A4D">
        <w:rPr>
          <w:color w:val="2A2A2A"/>
        </w:rPr>
        <w:t xml:space="preserve">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223432F2" w:rsidR="00DE1DE7" w:rsidRDefault="00DE1DE7" w:rsidP="00F14555">
      <w:pPr>
        <w:pStyle w:val="chapter-para"/>
        <w:shd w:val="clear" w:color="auto" w:fill="FFFFFF"/>
        <w:spacing w:before="0" w:beforeAutospacing="0" w:after="0" w:afterAutospacing="0" w:line="480" w:lineRule="auto"/>
        <w:ind w:firstLine="360"/>
        <w:textAlignment w:val="baseline"/>
        <w:rPr>
          <w:ins w:id="222" w:author="Justin Hastings" w:date="2023-06-21T16:48:00Z"/>
          <w:color w:val="2A2A2A"/>
        </w:rPr>
      </w:pPr>
      <w:r w:rsidRPr="00401A4D">
        <w:rPr>
          <w:color w:val="2A2A2A"/>
        </w:rPr>
        <w:t>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w:t>
      </w:r>
      <w:r w:rsidRPr="00401A4D">
        <w:rPr>
          <w:color w:val="2A2A2A"/>
        </w:rPr>
        <w:lastRenderedPageBreak/>
        <w:t>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7932EE0" w14:textId="6839FB37" w:rsidR="0089792C" w:rsidRDefault="0089792C" w:rsidP="00F14555">
      <w:pPr>
        <w:pStyle w:val="chapter-para"/>
        <w:shd w:val="clear" w:color="auto" w:fill="FFFFFF"/>
        <w:spacing w:before="0" w:beforeAutospacing="0" w:after="0" w:afterAutospacing="0" w:line="480" w:lineRule="auto"/>
        <w:ind w:firstLine="360"/>
        <w:textAlignment w:val="baseline"/>
        <w:rPr>
          <w:ins w:id="223" w:author="Justin Hastings" w:date="2023-06-21T16:48:00Z"/>
          <w:color w:val="2A2A2A"/>
        </w:rPr>
      </w:pPr>
      <w:ins w:id="224" w:author="Justin Hastings" w:date="2023-06-21T16:48:00Z">
        <w:r>
          <w:rPr>
            <w:color w:val="2A2A2A"/>
          </w:rPr>
          <w:tab/>
          <w:t xml:space="preserve">These protests allude to a potential offsetting mechanism in harvest time social unrest by civilians: that of resentment. </w:t>
        </w:r>
      </w:ins>
      <w:ins w:id="225" w:author="Justin Hastings" w:date="2023-06-21T16:49:00Z">
        <w:r w:rsidR="00BA457E">
          <w:rPr>
            <w:color w:val="2A2A2A"/>
          </w:rPr>
          <w:t>During harvest time, while the grievances of farmers may decrease</w:t>
        </w:r>
      </w:ins>
      <w:ins w:id="226" w:author="Justin Hastings" w:date="2023-06-21T17:32:00Z">
        <w:r w:rsidR="000547D7">
          <w:rPr>
            <w:color w:val="2A2A2A"/>
          </w:rPr>
          <w:t xml:space="preserve"> due to the realization of income, their increase in income relative to </w:t>
        </w:r>
      </w:ins>
      <w:ins w:id="227" w:author="Justin Hastings" w:date="2023-06-21T17:33:00Z">
        <w:r w:rsidR="000547D7">
          <w:rPr>
            <w:color w:val="2A2A2A"/>
          </w:rPr>
          <w:t xml:space="preserve">others (whether non-farmers in </w:t>
        </w:r>
      </w:ins>
      <w:ins w:id="228" w:author="Justin Hastings" w:date="2023-06-21T17:34:00Z">
        <w:r w:rsidR="000547D7">
          <w:rPr>
            <w:color w:val="2A2A2A"/>
          </w:rPr>
          <w:t xml:space="preserve">rural areas, or urban </w:t>
        </w:r>
      </w:ins>
      <w:ins w:id="229" w:author="Justin Hastings" w:date="2023-06-21T17:35:00Z">
        <w:r w:rsidR="000547D7">
          <w:rPr>
            <w:color w:val="2A2A2A"/>
          </w:rPr>
          <w:t>dwellers) lead to resentment and unrest between different groups (Panza and Swee 2023).</w:t>
        </w:r>
      </w:ins>
    </w:p>
    <w:p w14:paraId="3A10711A" w14:textId="77777777" w:rsidR="0089792C" w:rsidRPr="00401A4D" w:rsidRDefault="0089792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6C08D86" w:rsidR="008B212E" w:rsidRDefault="0035279C" w:rsidP="00F14555">
      <w:pPr>
        <w:spacing w:after="0" w:line="480" w:lineRule="auto"/>
        <w:rPr>
          <w:rFonts w:ascii="Times New Roman" w:hAnsi="Times New Roman" w:cs="Times New Roman"/>
        </w:rPr>
      </w:pPr>
      <w:bookmarkStart w:id="230"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 xml:space="preserve">or harvest calendars we use data </w:t>
      </w:r>
      <w:r w:rsidR="008B212E" w:rsidRPr="00401A4D">
        <w:rPr>
          <w:rFonts w:ascii="Times New Roman" w:hAnsi="Times New Roman" w:cs="Times New Roman"/>
        </w:rPr>
        <w:t>from Monfreda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4A8D0768"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w:t>
      </w:r>
      <w:r w:rsidR="001B10B0" w:rsidRPr="00401A4D">
        <w:rPr>
          <w:rFonts w:ascii="Times New Roman" w:hAnsi="Times New Roman" w:cs="Times New Roman"/>
        </w:rPr>
        <w:lastRenderedPageBreak/>
        <w:t xml:space="preserve">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w:t>
      </w:r>
      <w:ins w:id="231" w:author="Justin Hastings" w:date="2023-06-19T13:34:00Z">
        <w:r w:rsidR="00761588">
          <w:rPr>
            <w:rFonts w:ascii="Times New Roman" w:hAnsi="Times New Roman" w:cs="Times New Roman"/>
          </w:rPr>
          <w:t xml:space="preserve"> armed </w:t>
        </w:r>
      </w:ins>
      <w:del w:id="232" w:author="Justin Hastings" w:date="2023-06-19T13:34:00Z">
        <w:r w:rsidR="001B10B0" w:rsidRPr="00401A4D" w:rsidDel="00761588">
          <w:rPr>
            <w:rFonts w:ascii="Times New Roman" w:hAnsi="Times New Roman" w:cs="Times New Roman"/>
          </w:rPr>
          <w:delText xml:space="preserve"> o</w:delText>
        </w:r>
      </w:del>
      <w:del w:id="233" w:author="Justin Hastings" w:date="2023-06-19T13:33:00Z">
        <w:r w:rsidR="001B10B0" w:rsidRPr="00401A4D" w:rsidDel="00761588">
          <w:rPr>
            <w:rFonts w:ascii="Times New Roman" w:hAnsi="Times New Roman" w:cs="Times New Roman"/>
          </w:rPr>
          <w:delText xml:space="preserve">f the paramilitary </w:delText>
        </w:r>
      </w:del>
      <w:r w:rsidR="001B10B0" w:rsidRPr="00401A4D">
        <w:rPr>
          <w:rFonts w:ascii="Times New Roman" w:hAnsi="Times New Roman" w:cs="Times New Roman"/>
        </w:rPr>
        <w:t>groups</w:t>
      </w:r>
      <w:ins w:id="234" w:author="Justin Hastings" w:date="2023-06-19T13:34:00Z">
        <w:r w:rsidR="00761588">
          <w:rPr>
            <w:rFonts w:ascii="Times New Roman" w:hAnsi="Times New Roman" w:cs="Times New Roman"/>
          </w:rPr>
          <w:t xml:space="preserve"> (whether state, state-affiliated militias, or rebel groups)</w:t>
        </w:r>
      </w:ins>
      <w:r w:rsidR="001B10B0" w:rsidRPr="00401A4D">
        <w:rPr>
          <w:rFonts w:ascii="Times New Roman" w:hAnsi="Times New Roman" w:cs="Times New Roman"/>
        </w:rPr>
        <w:t xml:space="preserve">,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3241A36B" w14:textId="77777777" w:rsidR="00862721" w:rsidRPr="00401A4D" w:rsidRDefault="00862721" w:rsidP="00862721">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2C39E5E" wp14:editId="659F5131">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B27149E" w14:textId="77777777" w:rsidR="00862721" w:rsidRPr="00401A4D" w:rsidRDefault="00862721" w:rsidP="00862721">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454EB595" w14:textId="77777777" w:rsidR="00862721" w:rsidRDefault="00862721" w:rsidP="00862721">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 The capital cities and very large cities (with population of at least 2.5 million) are labeled.</w:t>
      </w:r>
    </w:p>
    <w:p w14:paraId="7798FA34" w14:textId="77777777" w:rsidR="00862721" w:rsidRDefault="00862721" w:rsidP="00862721">
      <w:pPr>
        <w:spacing w:after="0" w:line="480" w:lineRule="auto"/>
        <w:ind w:firstLine="360"/>
        <w:rPr>
          <w:rFonts w:ascii="Times New Roman" w:hAnsi="Times New Roman" w:cs="Times New Roman"/>
        </w:rPr>
      </w:pPr>
    </w:p>
    <w:p w14:paraId="105544EB" w14:textId="77777777" w:rsidR="00862721" w:rsidRPr="00401A4D" w:rsidRDefault="00862721" w:rsidP="00F7461B">
      <w:pPr>
        <w:spacing w:after="0" w:line="480" w:lineRule="auto"/>
        <w:ind w:firstLine="360"/>
        <w:rPr>
          <w:rFonts w:ascii="Times New Roman" w:hAnsi="Times New Roman" w:cs="Times New Roman"/>
        </w:rPr>
      </w:pPr>
    </w:p>
    <w:p w14:paraId="7B020533" w14:textId="77777777" w:rsidR="00AE0A26" w:rsidRDefault="00D43AB8" w:rsidP="000B389A">
      <w:pPr>
        <w:spacing w:after="0" w:line="480" w:lineRule="auto"/>
        <w:ind w:firstLine="360"/>
        <w:rPr>
          <w:ins w:id="235" w:author="Justin Hastings" w:date="2023-06-21T15:12:00Z"/>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lastRenderedPageBreak/>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(i)</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w:t>
      </w:r>
    </w:p>
    <w:p w14:paraId="4AEF8758" w14:textId="178E5CA2" w:rsidR="000B389A" w:rsidRDefault="00AE0A26" w:rsidP="000B389A">
      <w:pPr>
        <w:spacing w:after="0" w:line="480" w:lineRule="auto"/>
        <w:ind w:firstLine="360"/>
        <w:rPr>
          <w:rFonts w:ascii="Times New Roman" w:hAnsi="Times New Roman" w:cs="Times New Roman"/>
        </w:rPr>
      </w:pPr>
      <w:ins w:id="236" w:author="Justin Hastings" w:date="2023-06-21T15:12:00Z">
        <w:r>
          <w:rPr>
            <w:rFonts w:ascii="Times New Roman" w:hAnsi="Times New Roman" w:cs="Times New Roman"/>
          </w:rPr>
          <w:t xml:space="preserve">The proportions of different types of conflict also vary by country: Myanmar saw high levels of unrest </w:t>
        </w:r>
        <w:r>
          <w:rPr>
            <w:rFonts w:ascii="Times New Roman" w:hAnsi="Times New Roman" w:cs="Times New Roman"/>
            <w:i/>
            <w:iCs/>
          </w:rPr>
          <w:t>and</w:t>
        </w:r>
        <w:r>
          <w:rPr>
            <w:rFonts w:ascii="Times New Roman" w:hAnsi="Times New Roman" w:cs="Times New Roman"/>
          </w:rPr>
          <w:t xml:space="preserve">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w:t>
        </w:r>
      </w:ins>
      <w:r w:rsidR="000B389A" w:rsidRPr="00401A4D">
        <w:rPr>
          <w:rFonts w:ascii="Times New Roman" w:hAnsi="Times New Roman" w:cs="Times New Roman"/>
        </w:rPr>
        <w:t xml:space="preserve"> </w:t>
      </w:r>
    </w:p>
    <w:p w14:paraId="6B8021CB" w14:textId="77777777" w:rsidR="0024066B" w:rsidRDefault="0024066B" w:rsidP="0024066B">
      <w:pPr>
        <w:spacing w:after="0" w:line="480" w:lineRule="auto"/>
        <w:ind w:firstLine="360"/>
        <w:rPr>
          <w:rFonts w:ascii="Times New Roman" w:hAnsi="Times New Roman" w:cs="Times New Roman"/>
        </w:rPr>
      </w:pPr>
      <w:r w:rsidRPr="00A9710F">
        <w:rPr>
          <w:rFonts w:ascii="Times New Roman" w:hAnsi="Times New Roman" w:cs="Times New Roman"/>
        </w:rPr>
        <w:t>Figure 2 presents the time series of the four considered types of conflict over the study</w:t>
      </w:r>
      <w:r w:rsidRPr="007D12C3">
        <w:rPr>
          <w:rFonts w:ascii="Times New Roman" w:hAnsi="Times New Roman" w:cs="Times New Roman"/>
        </w:rPr>
        <w:t xml:space="preserve"> period. Additional features become apparent. First, there is no apparent trend across conflict types, bu</w:t>
      </w:r>
      <w:r w:rsidRPr="0089792C">
        <w:rPr>
          <w:rFonts w:ascii="Times New Roman" w:hAnsi="Times New Roman" w:cs="Times New Roman"/>
        </w:rPr>
        <w:t>t there is a notable increase in almost all types of conflict from 2021 onward, largely due to the Myanmar civil war. Second, despite a general co-move</w:t>
      </w:r>
      <w:r w:rsidRPr="00A9710F">
        <w:rPr>
          <w:rFonts w:ascii="Times New Roman" w:hAnsi="Times New Roman" w:cs="Times New Roman"/>
          <w:rPrChange w:id="237" w:author="Justin Hastings" w:date="2023-06-21T15:47:00Z">
            <w:rPr>
              <w:rFonts w:ascii="Times New Roman" w:hAnsi="Times New Roman" w:cs="Times New Roman"/>
            </w:rPr>
          </w:rPrChange>
        </w:rPr>
        <w:t>ment among conflict types, there are periods when a rise in one type of conflict is not accompanied by other types of conflict. This is suggestive that root causes and mechanisms of different forms of conflict vary.</w:t>
      </w:r>
    </w:p>
    <w:p w14:paraId="7999453A" w14:textId="77777777" w:rsidR="00862721" w:rsidRDefault="00862721" w:rsidP="0024066B">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w:t>
      </w:r>
      <w:r w:rsidRPr="00401A4D">
        <w:rPr>
          <w:rFonts w:ascii="Times New Roman" w:hAnsi="Times New Roman" w:cs="Times New Roman"/>
        </w:rPr>
        <w:lastRenderedPageBreak/>
        <w:t xml:space="preserve">the period from the month when the harvest starts to the month when the harvest ends as the </w:t>
      </w:r>
      <w:r w:rsidRPr="00401A4D">
        <w:rPr>
          <w:rFonts w:ascii="Times New Roman" w:hAnsi="Times New Roman" w:cs="Times New Roman"/>
          <w:i/>
          <w:iCs/>
        </w:rPr>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We do so not only due to the data limitations, but also to ensure that there is no reverse causality from conflict to the size and the timing of the harvest. We discuss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lastRenderedPageBreak/>
        <w:t>From this map, it becomes apparent that: (i)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0ACA48D8"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better known as SimpleMaps,</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 xml:space="preserve">the capital city,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w:t>
      </w:r>
      <w:r w:rsidR="00627B2A">
        <w:rPr>
          <w:rFonts w:ascii="Times New Roman" w:hAnsi="Times New Roman" w:cs="Times New Roman"/>
        </w:rPr>
        <w:lastRenderedPageBreak/>
        <w:t xml:space="preserve">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1277F8">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1277F8">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1277F8">
        <w:trPr>
          <w:trHeight w:val="360"/>
          <w:jc w:val="center"/>
        </w:trPr>
        <w:tc>
          <w:tcPr>
            <w:tcW w:w="3024" w:type="dxa"/>
            <w:tcBorders>
              <w:bottom w:val="nil"/>
            </w:tcBorders>
            <w:vAlign w:val="center"/>
          </w:tcPr>
          <w:p w14:paraId="090E44C5"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1277F8">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1277F8">
        <w:trPr>
          <w:trHeight w:val="360"/>
          <w:jc w:val="center"/>
        </w:trPr>
        <w:tc>
          <w:tcPr>
            <w:tcW w:w="3024" w:type="dxa"/>
            <w:tcBorders>
              <w:top w:val="nil"/>
              <w:bottom w:val="nil"/>
            </w:tcBorders>
            <w:vAlign w:val="center"/>
          </w:tcPr>
          <w:p w14:paraId="12F3C800"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1277F8">
        <w:trPr>
          <w:trHeight w:val="360"/>
          <w:jc w:val="center"/>
        </w:trPr>
        <w:tc>
          <w:tcPr>
            <w:tcW w:w="3024" w:type="dxa"/>
            <w:tcBorders>
              <w:bottom w:val="nil"/>
            </w:tcBorders>
            <w:vAlign w:val="center"/>
          </w:tcPr>
          <w:p w14:paraId="06225F8A"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1277F8">
        <w:trPr>
          <w:trHeight w:val="360"/>
          <w:jc w:val="center"/>
        </w:trPr>
        <w:tc>
          <w:tcPr>
            <w:tcW w:w="3024" w:type="dxa"/>
            <w:tcBorders>
              <w:top w:val="nil"/>
            </w:tcBorders>
            <w:vAlign w:val="center"/>
          </w:tcPr>
          <w:p w14:paraId="53FC1F8D"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1277F8">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1277F8">
        <w:trPr>
          <w:trHeight w:val="360"/>
          <w:jc w:val="center"/>
        </w:trPr>
        <w:tc>
          <w:tcPr>
            <w:tcW w:w="3024" w:type="dxa"/>
            <w:tcBorders>
              <w:bottom w:val="nil"/>
            </w:tcBorders>
            <w:vAlign w:val="center"/>
          </w:tcPr>
          <w:p w14:paraId="1C981951"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6EBBF244" w14:textId="77777777" w:rsidTr="001277F8">
        <w:trPr>
          <w:trHeight w:val="360"/>
          <w:jc w:val="center"/>
        </w:trPr>
        <w:tc>
          <w:tcPr>
            <w:tcW w:w="3024" w:type="dxa"/>
            <w:tcBorders>
              <w:top w:val="nil"/>
              <w:bottom w:val="nil"/>
            </w:tcBorders>
            <w:vAlign w:val="center"/>
          </w:tcPr>
          <w:p w14:paraId="4DF372D1"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1277F8">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w:t>
      </w:r>
      <w:r>
        <w:rPr>
          <w:rFonts w:ascii="Times New Roman" w:hAnsi="Times New Roman" w:cs="Times New Roman"/>
          <w:sz w:val="20"/>
          <w:szCs w:val="20"/>
        </w:rPr>
        <w:lastRenderedPageBreak/>
        <w:t xml:space="preserve">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238" w:name="production"/>
      <w:bookmarkEnd w:id="230"/>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 xml:space="preserve">The empty circles that overly some of the dots identify ‘urban’ cells, defined as those that </w:t>
      </w:r>
      <w:r w:rsidR="00611F1A">
        <w:rPr>
          <w:rFonts w:ascii="Times New Roman" w:hAnsi="Times New Roman" w:cs="Times New Roman"/>
          <w:sz w:val="20"/>
          <w:szCs w:val="20"/>
        </w:rPr>
        <w:lastRenderedPageBreak/>
        <w:t>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239" w:name="estimation-strategy"/>
      <w:bookmarkEnd w:id="238"/>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r w:rsidRPr="00401A4D">
        <w:rPr>
          <w:rFonts w:ascii="Times New Roman" w:hAnsi="Times New Roman" w:cs="Times New Roman"/>
          <w:i/>
          <w:iCs/>
        </w:rPr>
        <w:t>i</w:t>
      </w:r>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r w:rsidR="004E3558" w:rsidRPr="00401A4D">
        <w:rPr>
          <w:rFonts w:ascii="Times New Roman" w:hAnsi="Times New Roman" w:cs="Times New Roman"/>
          <w:i/>
          <w:iCs/>
        </w:rPr>
        <w:t>i</w:t>
      </w:r>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r w:rsidR="000E1DAB">
        <w:rPr>
          <w:rFonts w:ascii="Times New Roman" w:hAnsi="Times New Roman" w:cs="Times New Roman"/>
        </w:rPr>
        <w:t xml:space="preserve">in an attempt to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 xml:space="preserve">estimated </w:t>
      </w:r>
      <w:r w:rsidR="002F5F2A">
        <w:rPr>
          <w:rFonts w:ascii="Times New Roman" w:hAnsi="Times New Roman" w:cs="Times New Roman"/>
        </w:rPr>
        <w:lastRenderedPageBreak/>
        <w:t>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240" w:name="results-and-discussion"/>
      <w:bookmarkEnd w:id="239"/>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lastRenderedPageBreak/>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9986F6C"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t>Different mechanisms are presumably at play here. The rapacity mechanism may explain the harvest-time increase in</w:t>
      </w:r>
      <w:del w:id="241" w:author="Justin Hastings" w:date="2023-06-21T16:18:00Z">
        <w:r w:rsidRPr="00401A4D" w:rsidDel="00071D38">
          <w:rPr>
            <w:rFonts w:ascii="Times New Roman" w:hAnsi="Times New Roman" w:cs="Times New Roman"/>
          </w:rPr>
          <w:delText xml:space="preserve"> conflict </w:delText>
        </w:r>
      </w:del>
      <w:ins w:id="242" w:author="Justin Hastings" w:date="2023-06-21T16:18:00Z">
        <w:r w:rsidR="00071D38">
          <w:rPr>
            <w:rFonts w:ascii="Times New Roman" w:hAnsi="Times New Roman" w:cs="Times New Roman"/>
          </w:rPr>
          <w:t xml:space="preserve"> battles </w:t>
        </w:r>
      </w:ins>
      <w:r w:rsidRPr="00401A4D">
        <w:rPr>
          <w:rFonts w:ascii="Times New Roman" w:hAnsi="Times New Roman" w:cs="Times New Roman"/>
        </w:rPr>
        <w:t xml:space="preserve">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ins w:id="243" w:author="Justin Hastings" w:date="2023-06-19T14:02:00Z">
        <w:r w:rsidR="008A3833">
          <w:rPr>
            <w:rFonts w:ascii="Times New Roman" w:hAnsi="Times New Roman" w:cs="Times New Roman"/>
          </w:rPr>
          <w:t xml:space="preserve"> or destroyed</w:t>
        </w:r>
      </w:ins>
      <w:r>
        <w:rPr>
          <w:rFonts w:ascii="Times New Roman" w:hAnsi="Times New Roman" w:cs="Times New Roman"/>
        </w:rPr>
        <w:t>, and</w:t>
      </w:r>
      <w:r w:rsidRPr="00401A4D">
        <w:rPr>
          <w:rFonts w:ascii="Times New Roman" w:hAnsi="Times New Roman" w:cs="Times New Roman"/>
        </w:rPr>
        <w:t xml:space="preserve"> an indirect effect of </w:t>
      </w:r>
      <w:del w:id="244" w:author="Justin Hastings" w:date="2023-06-21T16:19:00Z">
        <w:r w:rsidRPr="00401A4D" w:rsidDel="00071D38">
          <w:rPr>
            <w:rFonts w:ascii="Times New Roman" w:hAnsi="Times New Roman" w:cs="Times New Roman"/>
          </w:rPr>
          <w:delText xml:space="preserve">a </w:delText>
        </w:r>
      </w:del>
      <w:r w:rsidRPr="00401A4D">
        <w:rPr>
          <w:rFonts w:ascii="Times New Roman" w:hAnsi="Times New Roman" w:cs="Times New Roman"/>
        </w:rPr>
        <w:t>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sidRPr="007D12C3">
        <w:rPr>
          <w:rFonts w:ascii="Times New Roman" w:hAnsi="Times New Roman" w:cs="Times New Roman"/>
        </w:rPr>
        <w:t>The presence</w:t>
      </w:r>
      <w:r w:rsidR="006C2C9A" w:rsidRPr="00821807">
        <w:rPr>
          <w:rFonts w:ascii="Times New Roman" w:hAnsi="Times New Roman" w:cs="Times New Roman"/>
        </w:rPr>
        <w:t xml:space="preserve"> of the offsetting resentment mechanism</w:t>
      </w:r>
      <w:r w:rsidR="00A22454" w:rsidRPr="007D12C3">
        <w:rPr>
          <w:rFonts w:ascii="Times New Roman" w:hAnsi="Times New Roman" w:cs="Times New Roman"/>
          <w:rPrChange w:id="245" w:author="Justin Hastings" w:date="2023-06-21T16:45:00Z">
            <w:rPr>
              <w:rFonts w:ascii="Times New Roman" w:hAnsi="Times New Roman" w:cs="Times New Roman"/>
            </w:rPr>
          </w:rPrChange>
        </w:rPr>
        <w:t>—linked with the harvest-time change in relative incomes of farmers and non-farmers—</w:t>
      </w:r>
      <w:r w:rsidR="006C2C9A" w:rsidRPr="007D12C3">
        <w:rPr>
          <w:rFonts w:ascii="Times New Roman" w:hAnsi="Times New Roman" w:cs="Times New Roman"/>
          <w:rPrChange w:id="246" w:author="Justin Hastings" w:date="2023-06-21T16:45:00Z">
            <w:rPr>
              <w:rFonts w:ascii="Times New Roman" w:hAnsi="Times New Roman" w:cs="Times New Roman"/>
            </w:rPr>
          </w:rPrChange>
        </w:rPr>
        <w:t xml:space="preserve">may explain </w:t>
      </w:r>
      <w:r w:rsidR="00A22454" w:rsidRPr="007D12C3">
        <w:rPr>
          <w:rFonts w:ascii="Times New Roman" w:hAnsi="Times New Roman" w:cs="Times New Roman"/>
          <w:rPrChange w:id="247" w:author="Justin Hastings" w:date="2023-06-21T16:45:00Z">
            <w:rPr>
              <w:rFonts w:ascii="Times New Roman" w:hAnsi="Times New Roman" w:cs="Times New Roman"/>
            </w:rPr>
          </w:rPrChange>
        </w:rPr>
        <w:t>why</w:t>
      </w:r>
      <w:r w:rsidR="006C2C9A" w:rsidRPr="007D12C3">
        <w:rPr>
          <w:rFonts w:ascii="Times New Roman" w:hAnsi="Times New Roman" w:cs="Times New Roman"/>
          <w:rPrChange w:id="248" w:author="Justin Hastings" w:date="2023-06-21T16:45:00Z">
            <w:rPr>
              <w:rFonts w:ascii="Times New Roman" w:hAnsi="Times New Roman" w:cs="Times New Roman"/>
            </w:rPr>
          </w:rPrChange>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5.1 Robustness to data subsetting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subsetting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xml:space="preserve">, we re-estimate the baseline model using balanced panels that (i) cover all eight countries but only include years from 2018 to 2022, and (ii) cover all thirteen years but not </w:t>
      </w:r>
      <w:r w:rsidR="00185A69" w:rsidRPr="00F94CB8">
        <w:rPr>
          <w:rFonts w:ascii="Times New Roman" w:hAnsi="Times New Roman" w:cs="Times New Roman"/>
        </w:rPr>
        <w:lastRenderedPageBreak/>
        <w:t xml:space="preserve">include Indonesia, Malaysia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subsetting, 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(i)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 xml:space="preserve">locations and re-estimated the baseline regression. We repeat this 100 times. On average, we would expect no significant effect here. Appendix Figure A6 confirms this. </w:t>
      </w:r>
      <w:r w:rsidR="007E06F8" w:rsidRPr="00AA6D28">
        <w:rPr>
          <w:rFonts w:ascii="Times New Roman" w:hAnsi="Times New Roman" w:cs="Times New Roman"/>
        </w:rPr>
        <w:lastRenderedPageBreak/>
        <w:t>Apart from just a few statistically significant estimates of the impact, we observe no substantial impact when the “wrong” harvest seasons are randomly assigned to the croplands.</w:t>
      </w:r>
    </w:p>
    <w:p w14:paraId="727706AC" w14:textId="77777777" w:rsidR="00B822F4" w:rsidRDefault="00683601" w:rsidP="00415E02">
      <w:pPr>
        <w:spacing w:after="0" w:line="480" w:lineRule="auto"/>
        <w:ind w:firstLine="360"/>
        <w:rPr>
          <w:ins w:id="249" w:author="Justin Hastings" w:date="2023-06-20T13:15:00Z"/>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 years 2021-2022. Appendix Tables B3 and B4</w:t>
      </w:r>
      <w:r w:rsidR="00415E02">
        <w:rPr>
          <w:rFonts w:ascii="Times New Roman" w:hAnsi="Times New Roman" w:cs="Times New Roman"/>
        </w:rPr>
        <w:t xml:space="preserve"> 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EA377BE" w:rsidR="00B822F4" w:rsidRPr="00C9371C" w:rsidRDefault="00E34740" w:rsidP="00B822F4">
      <w:pPr>
        <w:spacing w:line="480" w:lineRule="auto"/>
        <w:ind w:firstLine="720"/>
        <w:rPr>
          <w:ins w:id="250" w:author="Justin Hastings" w:date="2023-06-20T13:16:00Z"/>
          <w:rFonts w:ascii="Times New Roman" w:hAnsi="Times New Roman" w:cs="Times New Roman"/>
          <w:lang w:val="en-AU"/>
        </w:rPr>
      </w:pPr>
      <w:r>
        <w:rPr>
          <w:rFonts w:ascii="Times New Roman" w:hAnsi="Times New Roman" w:cs="Times New Roman"/>
        </w:rPr>
        <w:t xml:space="preserve"> </w:t>
      </w:r>
      <w:ins w:id="251" w:author="Justin Hastings" w:date="2023-06-20T13:16:00Z">
        <w:r w:rsidR="00B822F4" w:rsidRPr="00C9371C">
          <w:rPr>
            <w:rFonts w:ascii="Times New Roman" w:hAnsi="Times New Roman" w:cs="Times New Roman"/>
            <w:lang w:val="en-AU"/>
          </w:rPr>
          <w:t xml:space="preserve">That data from Myanmar </w:t>
        </w:r>
        <w:r w:rsidR="00B822F4">
          <w:rPr>
            <w:rFonts w:ascii="Times New Roman" w:hAnsi="Times New Roman" w:cs="Times New Roman"/>
            <w:lang w:val="en-AU"/>
          </w:rPr>
          <w:t>are</w:t>
        </w:r>
        <w:r w:rsidR="00B822F4" w:rsidRPr="00C9371C">
          <w:rPr>
            <w:rFonts w:ascii="Times New Roman" w:hAnsi="Times New Roman" w:cs="Times New Roman"/>
            <w:lang w:val="en-AU"/>
          </w:rPr>
          <w:t xml:space="preserve"> driving a statistically significant reduction in protests and riots during harvest seasons is i</w:t>
        </w:r>
        <w:r w:rsidR="00B822F4">
          <w:rPr>
            <w:rFonts w:ascii="Times New Roman" w:hAnsi="Times New Roman" w:cs="Times New Roman"/>
            <w:lang w:val="en-AU"/>
          </w:rPr>
          <w:t>mportant. Myanmar has</w:t>
        </w:r>
      </w:ins>
      <w:ins w:id="252" w:author="Justin Hastings" w:date="2023-06-20T13:36:00Z">
        <w:r w:rsidR="00B822F4">
          <w:rPr>
            <w:rFonts w:ascii="Times New Roman" w:hAnsi="Times New Roman" w:cs="Times New Roman"/>
            <w:lang w:val="en-AU"/>
          </w:rPr>
          <w:t xml:space="preserve"> had</w:t>
        </w:r>
      </w:ins>
      <w:ins w:id="253" w:author="Justin Hastings" w:date="2023-06-20T13:16:00Z">
        <w:r w:rsidR="00B822F4">
          <w:rPr>
            <w:rFonts w:ascii="Times New Roman" w:hAnsi="Times New Roman" w:cs="Times New Roman"/>
            <w:lang w:val="en-AU"/>
          </w:rPr>
          <w:t xml:space="preserve"> an</w:t>
        </w:r>
        <w:r w:rsidR="00B822F4" w:rsidRPr="00C9371C">
          <w:rPr>
            <w:rFonts w:ascii="Times New Roman" w:hAnsi="Times New Roman" w:cs="Times New Roman"/>
            <w:lang w:val="en-AU"/>
          </w:rPr>
          <w:t xml:space="preserve"> ongoing civil war</w:t>
        </w:r>
        <w:r w:rsidR="00B822F4">
          <w:rPr>
            <w:rFonts w:ascii="Times New Roman" w:hAnsi="Times New Roman" w:cs="Times New Roman"/>
            <w:lang w:val="en-AU"/>
          </w:rPr>
          <w:t xml:space="preserve"> since 2021</w:t>
        </w:r>
        <w:r w:rsidR="00B822F4" w:rsidRPr="00C9371C">
          <w:rPr>
            <w:rFonts w:ascii="Times New Roman" w:hAnsi="Times New Roman" w:cs="Times New Roman"/>
            <w:lang w:val="en-AU"/>
          </w:rPr>
          <w:t xml:space="preserve">, the only nationwide conflict in </w:t>
        </w:r>
        <w:r w:rsidR="00B822F4">
          <w:rPr>
            <w:rFonts w:ascii="Times New Roman" w:hAnsi="Times New Roman" w:cs="Times New Roman"/>
            <w:lang w:val="en-AU"/>
          </w:rPr>
          <w:t>the region</w:t>
        </w:r>
        <w:r w:rsidR="00B822F4" w:rsidRPr="00C9371C">
          <w:rPr>
            <w:rFonts w:ascii="Times New Roman" w:hAnsi="Times New Roman" w:cs="Times New Roman"/>
            <w:lang w:val="en-AU"/>
          </w:rPr>
          <w:t xml:space="preserve"> during the period under study. </w:t>
        </w:r>
        <w:r w:rsidR="00B822F4">
          <w:rPr>
            <w:rFonts w:ascii="Times New Roman" w:hAnsi="Times New Roman" w:cs="Times New Roman"/>
            <w:lang w:val="en-AU"/>
          </w:rPr>
          <w:t xml:space="preserve">While Southeast Asia is home to many separatist, religious, ideological insurgencies, as well as substantial unrest, nationwide civil war has been uncommon in the post-Cold War period, particularly compared with countries in Africa and the Middle East. </w:t>
        </w:r>
        <w:r w:rsidR="00B822F4" w:rsidRPr="00C9371C">
          <w:rPr>
            <w:rFonts w:ascii="Times New Roman" w:hAnsi="Times New Roman" w:cs="Times New Roman"/>
            <w:lang w:val="en-AU"/>
          </w:rPr>
          <w:t>Myanmar is thus an outlier in Southeast Asia in terms of sheer number of all types of social conflict incidents.</w:t>
        </w:r>
      </w:ins>
    </w:p>
    <w:p w14:paraId="01122D8B" w14:textId="77777777" w:rsidR="007E009A" w:rsidRDefault="00B822F4" w:rsidP="00DF176E">
      <w:pPr>
        <w:spacing w:line="480" w:lineRule="auto"/>
        <w:ind w:firstLine="720"/>
        <w:rPr>
          <w:ins w:id="254" w:author="Justin Hastings" w:date="2023-06-21T19:00:00Z"/>
          <w:rFonts w:ascii="Times New Roman" w:hAnsi="Times New Roman" w:cs="Times New Roman"/>
          <w:lang w:val="en-AU"/>
        </w:rPr>
      </w:pPr>
      <w:ins w:id="255" w:author="Justin Hastings" w:date="2023-06-20T13:16:00Z">
        <w:r w:rsidRPr="00C9371C">
          <w:rPr>
            <w:rFonts w:ascii="Times New Roman" w:hAnsi="Times New Roman" w:cs="Times New Roman"/>
            <w:lang w:val="en-AU"/>
          </w:rPr>
          <w:lastRenderedPageBreak/>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ins>
      <w:ins w:id="256" w:author="Justin Hastings" w:date="2023-06-21T18:55:00Z">
        <w:r w:rsidR="007E009A">
          <w:rPr>
            <w:rFonts w:ascii="Times New Roman" w:hAnsi="Times New Roman" w:cs="Times New Roman"/>
            <w:lang w:val="en-AU"/>
          </w:rPr>
          <w:t>might</w:t>
        </w:r>
      </w:ins>
      <w:ins w:id="257" w:author="Justin Hastings" w:date="2023-06-20T13:16:00Z">
        <w:r w:rsidRPr="00C9371C">
          <w:rPr>
            <w:rFonts w:ascii="Times New Roman" w:hAnsi="Times New Roman" w:cs="Times New Roman"/>
            <w:lang w:val="en-AU"/>
          </w:rPr>
          <w:t xml:space="preserve"> be able to engage in a relative increase in protests and riots because opposing forces would be less able to bring in personnel to suppress them.</w:t>
        </w:r>
      </w:ins>
    </w:p>
    <w:p w14:paraId="3263685D" w14:textId="6A6A7B8E" w:rsidR="00B822F4" w:rsidRPr="00017727" w:rsidRDefault="00B822F4" w:rsidP="00DF176E">
      <w:pPr>
        <w:spacing w:line="480" w:lineRule="auto"/>
        <w:ind w:firstLine="720"/>
        <w:rPr>
          <w:ins w:id="258" w:author="Justin Hastings" w:date="2023-06-20T13:16:00Z"/>
          <w:rFonts w:ascii="Times New Roman" w:hAnsi="Times New Roman" w:cs="Times New Roman"/>
          <w:lang w:val="en-AU"/>
        </w:rPr>
      </w:pPr>
      <w:ins w:id="259" w:author="Justin Hastings" w:date="2023-06-20T13:16:00Z">
        <w:r w:rsidRPr="00C9371C">
          <w:rPr>
            <w:rFonts w:ascii="Times New Roman" w:hAnsi="Times New Roman" w:cs="Times New Roman"/>
            <w:lang w:val="en-AU"/>
          </w:rPr>
          <w:t xml:space="preserve">Conversely, </w:t>
        </w:r>
      </w:ins>
      <w:ins w:id="260" w:author="Justin Hastings" w:date="2023-06-21T18:59:00Z">
        <w:r w:rsidR="007E009A" w:rsidRPr="00C9371C">
          <w:rPr>
            <w:rFonts w:ascii="Times New Roman" w:hAnsi="Times New Roman" w:cs="Times New Roman"/>
            <w:lang w:val="en-AU"/>
          </w:rPr>
          <w:t>Myanmar’s rice harvest is generally in November</w:t>
        </w:r>
        <w:r w:rsidR="007E009A">
          <w:rPr>
            <w:rFonts w:ascii="Times New Roman" w:hAnsi="Times New Roman" w:cs="Times New Roman"/>
            <w:lang w:val="en-AU"/>
          </w:rPr>
          <w:t xml:space="preserve">: </w:t>
        </w:r>
      </w:ins>
      <w:ins w:id="261" w:author="Justin Hastings" w:date="2023-06-20T13:16:00Z">
        <w:r w:rsidRPr="00C9371C">
          <w:rPr>
            <w:rFonts w:ascii="Times New Roman" w:hAnsi="Times New Roman" w:cs="Times New Roman"/>
            <w:lang w:val="en-AU"/>
          </w:rPr>
          <w:t xml:space="preserve">there may be a decrease in protests and riots during the harvest season in Myanmar not only because of the increased opportunity cost of protesting and rioting relative to harvesting, but also because of an increase in the </w:t>
        </w:r>
        <w:r>
          <w:rPr>
            <w:rFonts w:ascii="Times New Roman" w:hAnsi="Times New Roman" w:cs="Times New Roman"/>
            <w:lang w:val="en-AU"/>
          </w:rPr>
          <w:t>possibility</w:t>
        </w:r>
        <w:r w:rsidRPr="00C9371C">
          <w:rPr>
            <w:rFonts w:ascii="Times New Roman" w:hAnsi="Times New Roman" w:cs="Times New Roman"/>
            <w:lang w:val="en-AU"/>
          </w:rPr>
          <w:t xml:space="preserve"> of violence against civilians relative to protests and riots during the dry season. </w:t>
        </w:r>
      </w:ins>
      <w:ins w:id="262" w:author="Justin Hastings" w:date="2023-06-21T18:58:00Z">
        <w:r w:rsidR="007E009A" w:rsidRPr="00C9371C">
          <w:rPr>
            <w:rFonts w:ascii="Times New Roman" w:hAnsi="Times New Roman" w:cs="Times New Roman"/>
            <w:lang w:val="en-AU"/>
          </w:rPr>
          <w:t>Myanmar’s dry season is, loosely, from November to April</w:t>
        </w:r>
        <w:r w:rsidR="007E009A">
          <w:rPr>
            <w:rFonts w:ascii="Times New Roman" w:hAnsi="Times New Roman" w:cs="Times New Roman"/>
            <w:lang w:val="en-AU"/>
          </w:rPr>
          <w:t xml:space="preserve">, and may be when state forces and insurgencies find it easiest to engage in battles and violence against civilians given the possibility of the roads. </w:t>
        </w:r>
      </w:ins>
      <w:ins w:id="263" w:author="Justin Hastings" w:date="2023-06-20T13:16:00Z">
        <w:r w:rsidRPr="00017727">
          <w:rPr>
            <w:rFonts w:ascii="Times New Roman" w:hAnsi="Times New Roman" w:cs="Times New Roman"/>
            <w:lang w:val="en-AU"/>
          </w:rPr>
          <w:t xml:space="preserve">This pattern may not appear in other parts of Southeast Asia because the lack of a nationwide civil war means that governments are not necessarily attempting full scale military campaigns on their own territory, nor are there nationwide civilian protest movements that operate and adapt to adversary strategies over long periods of time. </w:t>
        </w:r>
      </w:ins>
      <w:ins w:id="264" w:author="Justin Hastings" w:date="2023-06-20T13:37:00Z">
        <w:r w:rsidR="00DF176E">
          <w:rPr>
            <w:rFonts w:ascii="Times New Roman" w:hAnsi="Times New Roman" w:cs="Times New Roman"/>
            <w:lang w:val="en-AU"/>
          </w:rPr>
          <w:t>However, the Myanmar results do suggest that different seasonal conflict dynamics</w:t>
        </w:r>
      </w:ins>
      <w:ins w:id="265" w:author="Justin Hastings" w:date="2023-06-20T13:45:00Z">
        <w:r w:rsidR="00DF176E">
          <w:rPr>
            <w:rFonts w:ascii="Times New Roman" w:hAnsi="Times New Roman" w:cs="Times New Roman"/>
            <w:lang w:val="en-AU"/>
          </w:rPr>
          <w:t>, at least with regard to protests and riots, may be operating in countries with nationwide conflict, and those without.</w:t>
        </w:r>
      </w:ins>
      <w:ins w:id="266" w:author="Justin Hastings" w:date="2023-06-21T19:00:00Z">
        <w:r w:rsidR="007E009A">
          <w:rPr>
            <w:rFonts w:ascii="Times New Roman" w:hAnsi="Times New Roman" w:cs="Times New Roman"/>
            <w:lang w:val="en-AU"/>
          </w:rPr>
          <w:t xml:space="preserve"> In this, Myanmar may be more similar to</w:t>
        </w:r>
      </w:ins>
      <w:ins w:id="267" w:author="Justin Hastings" w:date="2023-06-21T19:01:00Z">
        <w:r w:rsidR="007E009A">
          <w:rPr>
            <w:rFonts w:ascii="Times New Roman" w:hAnsi="Times New Roman" w:cs="Times New Roman"/>
            <w:lang w:val="en-AU"/>
          </w:rPr>
          <w:t xml:space="preserve"> African countries with widespread conflict, where protests and riots arise from grievances created by battles and violence against civilians (</w:t>
        </w:r>
      </w:ins>
      <w:ins w:id="268" w:author="Justin Hastings" w:date="2023-06-21T19:00:00Z">
        <w:r w:rsidR="007E009A" w:rsidRPr="000547D7">
          <w:rPr>
            <w:rFonts w:ascii="Times New Roman" w:hAnsi="Times New Roman" w:cs="Times New Roman"/>
          </w:rPr>
          <w:t>Vüllers</w:t>
        </w:r>
        <w:r w:rsidR="007E009A" w:rsidRPr="003C3222">
          <w:rPr>
            <w:rFonts w:ascii="Times New Roman" w:hAnsi="Times New Roman" w:cs="Times New Roman"/>
          </w:rPr>
          <w:t xml:space="preserve"> and</w:t>
        </w:r>
        <w:r w:rsidR="007E009A" w:rsidRPr="00EF1C4C">
          <w:rPr>
            <w:rFonts w:ascii="Times New Roman" w:hAnsi="Times New Roman" w:cs="Times New Roman"/>
          </w:rPr>
          <w:t xml:space="preserve"> Krtsch 2020</w:t>
        </w:r>
      </w:ins>
      <w:ins w:id="269" w:author="Justin Hastings" w:date="2023-06-21T19:01:00Z">
        <w:r w:rsidR="007E009A">
          <w:rPr>
            <w:rFonts w:ascii="Times New Roman" w:hAnsi="Times New Roman" w:cs="Times New Roman"/>
          </w:rPr>
          <w:t>) than other Southeast Asian countries.</w:t>
        </w:r>
      </w:ins>
    </w:p>
    <w:p w14:paraId="640C44FE" w14:textId="2AA78556" w:rsidR="00415E02" w:rsidRPr="00B822F4" w:rsidDel="00DF176E" w:rsidRDefault="00415E02" w:rsidP="00415E02">
      <w:pPr>
        <w:spacing w:after="0" w:line="480" w:lineRule="auto"/>
        <w:ind w:firstLine="360"/>
        <w:rPr>
          <w:del w:id="270" w:author="Justin Hastings" w:date="2023-06-20T13:37:00Z"/>
          <w:rFonts w:ascii="Times New Roman" w:hAnsi="Times New Roman" w:cs="Times New Roman"/>
          <w:lang w:val="en-AU"/>
          <w:rPrChange w:id="271" w:author="Justin Hastings" w:date="2023-06-20T13:16:00Z">
            <w:rPr>
              <w:del w:id="272" w:author="Justin Hastings" w:date="2023-06-20T13:37:00Z"/>
              <w:rFonts w:ascii="Times New Roman" w:hAnsi="Times New Roman" w:cs="Times New Roman"/>
            </w:rPr>
          </w:rPrChange>
        </w:rPr>
      </w:pPr>
    </w:p>
    <w:p w14:paraId="77A338D5" w14:textId="77777777" w:rsidR="00897ECF" w:rsidRPr="00DF176E" w:rsidRDefault="00897ECF" w:rsidP="00DF176E">
      <w:pPr>
        <w:spacing w:after="0" w:line="480" w:lineRule="auto"/>
        <w:rPr>
          <w:rFonts w:ascii="Times New Roman" w:hAnsi="Times New Roman" w:cs="Times New Roman"/>
          <w:lang w:val="en-AU"/>
          <w:rPrChange w:id="273" w:author="Justin Hastings" w:date="2023-06-20T13:37:00Z">
            <w:rPr>
              <w:rFonts w:ascii="Times New Roman" w:hAnsi="Times New Roman" w:cs="Times New Roman"/>
            </w:rPr>
          </w:rPrChange>
        </w:rPr>
        <w:pPrChange w:id="274" w:author="Justin Hastings" w:date="2023-06-20T13:37:00Z">
          <w:pPr>
            <w:spacing w:after="0" w:line="480" w:lineRule="auto"/>
            <w:ind w:firstLine="360"/>
          </w:pPr>
        </w:pPrChange>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5D4ACDB0" w:rsidR="008D6455" w:rsidRDefault="008D6455" w:rsidP="008D6455">
      <w:pPr>
        <w:spacing w:after="0" w:line="480" w:lineRule="auto"/>
        <w:rPr>
          <w:rFonts w:ascii="Times New Roman" w:hAnsi="Times New Roman" w:cs="Times New Roman"/>
        </w:rPr>
      </w:pPr>
      <w:r>
        <w:rPr>
          <w:rFonts w:ascii="Times New Roman" w:hAnsi="Times New Roman" w:cs="Times New Roman"/>
        </w:rPr>
        <w:lastRenderedPageBreak/>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8BC15C5"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the higher-yield and, often, commercially produced, as opposed to rainfed rice, which is lower-yield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2FA6FFB1"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w:t>
      </w:r>
      <w:ins w:id="275" w:author="Justin Hastings" w:date="2023-06-21T16:36:00Z">
        <w:r w:rsidR="00071D38">
          <w:rPr>
            <w:rFonts w:ascii="Times New Roman" w:hAnsi="Times New Roman" w:cs="Times New Roman"/>
          </w:rPr>
          <w:t xml:space="preserve"> against civilians</w:t>
        </w:r>
      </w:ins>
      <w:r w:rsidRPr="00992A9E">
        <w:rPr>
          <w:rFonts w:ascii="Times New Roman" w:hAnsi="Times New Roman" w:cs="Times New Roman"/>
        </w:rPr>
        <w:t xml:space="preserv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find that harvest-time violence increases at a higher rate, both in absolute as well as relative terms, in rainfed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between rainfed and irrigated cells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vs irrigated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lastRenderedPageBreak/>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1277F8">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7E9E679" w14:textId="6E1C8D3F" w:rsidR="008D6455" w:rsidRDefault="008D6455" w:rsidP="00714689">
      <w:pPr>
        <w:spacing w:after="0" w:line="480" w:lineRule="auto"/>
        <w:ind w:firstLine="360"/>
        <w:rPr>
          <w:rFonts w:ascii="Times New Roman" w:hAnsi="Times New Roman" w:cs="Times New Roman"/>
        </w:rPr>
      </w:pPr>
      <w:r w:rsidRPr="00992A9E">
        <w:rPr>
          <w:rFonts w:ascii="Times New Roman" w:hAnsi="Times New Roman" w:cs="Times New Roman"/>
        </w:rPr>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sidR="00634D54">
        <w:rPr>
          <w:rFonts w:ascii="Times New Roman" w:hAnsi="Times New Roman" w:cs="Times New Roman"/>
        </w:rPr>
        <w:t>.</w:t>
      </w:r>
      <w:r w:rsidRPr="00992A9E">
        <w:rPr>
          <w:rFonts w:ascii="Times New Roman" w:hAnsi="Times New Roman" w:cs="Times New Roman"/>
        </w:rPr>
        <w:t xml:space="preserve"> </w:t>
      </w:r>
      <w:r w:rsidR="00634D54">
        <w:rPr>
          <w:rFonts w:ascii="Times New Roman" w:hAnsi="Times New Roman" w:cs="Times New Roman"/>
        </w:rPr>
        <w:t>S</w:t>
      </w:r>
      <w:r w:rsidRPr="00992A9E">
        <w:rPr>
          <w:rFonts w:ascii="Times New Roman" w:hAnsi="Times New Roman" w:cs="Times New Roman"/>
        </w:rPr>
        <w:t>o</w:t>
      </w:r>
      <w:r w:rsidR="00634D54">
        <w:rPr>
          <w:rFonts w:ascii="Times New Roman" w:hAnsi="Times New Roman" w:cs="Times New Roman"/>
        </w:rPr>
        <w:t>,</w:t>
      </w:r>
      <w:r w:rsidRPr="00992A9E">
        <w:rPr>
          <w:rFonts w:ascii="Times New Roman" w:hAnsi="Times New Roman" w:cs="Times New Roman"/>
        </w:rPr>
        <w:t xml:space="preserve"> conflict actors that were holding off of military activities in months leading to harvest, become offensive at or just after harvest.</w:t>
      </w:r>
      <w:r>
        <w:rPr>
          <w:rFonts w:ascii="Times New Roman" w:hAnsi="Times New Roman" w:cs="Times New Roman"/>
        </w:rPr>
        <w:t xml:space="preserve"> </w:t>
      </w:r>
      <w:r w:rsidRPr="007D12C3">
        <w:rPr>
          <w:rFonts w:ascii="Times New Roman" w:hAnsi="Times New Roman" w:cs="Times New Roman"/>
        </w:rPr>
        <w:t xml:space="preserve">In other words, </w:t>
      </w:r>
      <w:r w:rsidR="00634D54" w:rsidRPr="00624AD7">
        <w:rPr>
          <w:rFonts w:ascii="Times New Roman" w:hAnsi="Times New Roman" w:cs="Times New Roman"/>
        </w:rPr>
        <w:t xml:space="preserve">while </w:t>
      </w:r>
      <w:r w:rsidRPr="00624AD7">
        <w:rPr>
          <w:rFonts w:ascii="Times New Roman" w:hAnsi="Times New Roman" w:cs="Times New Roman"/>
        </w:rPr>
        <w:t>the estimated increase in harvest-tim</w:t>
      </w:r>
      <w:r w:rsidRPr="007D12C3">
        <w:rPr>
          <w:rFonts w:ascii="Times New Roman" w:hAnsi="Times New Roman" w:cs="Times New Roman"/>
          <w:rPrChange w:id="276" w:author="Justin Hastings" w:date="2023-06-21T16:37:00Z">
            <w:rPr>
              <w:rFonts w:ascii="Times New Roman" w:hAnsi="Times New Roman" w:cs="Times New Roman"/>
            </w:rPr>
          </w:rPrChange>
        </w:rPr>
        <w:t xml:space="preserve">e battles may be inherently linked with rice </w:t>
      </w:r>
      <w:r w:rsidR="00634D54" w:rsidRPr="007D12C3">
        <w:rPr>
          <w:rFonts w:ascii="Times New Roman" w:hAnsi="Times New Roman" w:cs="Times New Roman"/>
          <w:rPrChange w:id="277" w:author="Justin Hastings" w:date="2023-06-21T16:37:00Z">
            <w:rPr>
              <w:rFonts w:ascii="Times New Roman" w:hAnsi="Times New Roman" w:cs="Times New Roman"/>
            </w:rPr>
          </w:rPrChange>
        </w:rPr>
        <w:t>harvest, they</w:t>
      </w:r>
      <w:r w:rsidRPr="007D12C3">
        <w:rPr>
          <w:rFonts w:ascii="Times New Roman" w:hAnsi="Times New Roman" w:cs="Times New Roman"/>
          <w:rPrChange w:id="278" w:author="Justin Hastings" w:date="2023-06-21T16:37:00Z">
            <w:rPr>
              <w:rFonts w:ascii="Times New Roman" w:hAnsi="Times New Roman" w:cs="Times New Roman"/>
            </w:rPr>
          </w:rPrChange>
        </w:rPr>
        <w:t xml:space="preserve"> may also be</w:t>
      </w:r>
      <w:r w:rsidR="00634D54" w:rsidRPr="007D12C3">
        <w:rPr>
          <w:rFonts w:ascii="Times New Roman" w:hAnsi="Times New Roman" w:cs="Times New Roman"/>
          <w:rPrChange w:id="279" w:author="Justin Hastings" w:date="2023-06-21T16:37:00Z">
            <w:rPr>
              <w:rFonts w:ascii="Times New Roman" w:hAnsi="Times New Roman" w:cs="Times New Roman"/>
            </w:rPr>
          </w:rPrChange>
        </w:rPr>
        <w:t>, at least to an extent,</w:t>
      </w:r>
      <w:r w:rsidRPr="007D12C3">
        <w:rPr>
          <w:rFonts w:ascii="Times New Roman" w:hAnsi="Times New Roman" w:cs="Times New Roman"/>
          <w:rPrChange w:id="280" w:author="Justin Hastings" w:date="2023-06-21T16:37:00Z">
            <w:rPr>
              <w:rFonts w:ascii="Times New Roman" w:hAnsi="Times New Roman" w:cs="Times New Roman"/>
            </w:rPr>
          </w:rPrChange>
        </w:rPr>
        <w:t xml:space="preserve"> an </w:t>
      </w:r>
      <w:del w:id="281" w:author="Justin Hastings" w:date="2023-06-21T16:37:00Z">
        <w:r w:rsidRPr="007D12C3" w:rsidDel="007D12C3">
          <w:rPr>
            <w:rFonts w:ascii="Times New Roman" w:hAnsi="Times New Roman" w:cs="Times New Roman"/>
            <w:rPrChange w:id="282" w:author="Justin Hastings" w:date="2023-06-21T16:37:00Z">
              <w:rPr>
                <w:rFonts w:ascii="Times New Roman" w:hAnsi="Times New Roman" w:cs="Times New Roman"/>
              </w:rPr>
            </w:rPrChange>
          </w:rPr>
          <w:delText>art-effect</w:delText>
        </w:r>
      </w:del>
      <w:ins w:id="283" w:author="Justin Hastings" w:date="2023-06-21T16:37:00Z">
        <w:r w:rsidR="007D12C3" w:rsidRPr="007D12C3">
          <w:rPr>
            <w:rFonts w:ascii="Times New Roman" w:hAnsi="Times New Roman" w:cs="Times New Roman"/>
            <w:rPrChange w:id="284" w:author="Justin Hastings" w:date="2023-06-21T16:37:00Z">
              <w:rPr>
                <w:rFonts w:ascii="Times New Roman" w:hAnsi="Times New Roman" w:cs="Times New Roman"/>
                <w:highlight w:val="yellow"/>
              </w:rPr>
            </w:rPrChange>
          </w:rPr>
          <w:t>artifact</w:t>
        </w:r>
      </w:ins>
      <w:r w:rsidRPr="007D12C3">
        <w:rPr>
          <w:rFonts w:ascii="Times New Roman" w:hAnsi="Times New Roman" w:cs="Times New Roman"/>
        </w:rPr>
        <w:t xml:space="preserve"> of the direct weather–conflict link</w:t>
      </w:r>
      <w:ins w:id="285" w:author="Justin Hastings" w:date="2023-06-21T16:37:00Z">
        <w:r w:rsidR="007D12C3" w:rsidRPr="007D12C3">
          <w:rPr>
            <w:rFonts w:ascii="Times New Roman" w:hAnsi="Times New Roman" w:cs="Times New Roman"/>
            <w:rPrChange w:id="286" w:author="Justin Hastings" w:date="2023-06-21T16:37:00Z">
              <w:rPr>
                <w:rFonts w:ascii="Times New Roman" w:hAnsi="Times New Roman" w:cs="Times New Roman"/>
                <w:highlight w:val="yellow"/>
              </w:rPr>
            </w:rPrChange>
          </w:rPr>
          <w:t>: Myanmar’s ‘campaign season’ for the military is, as discussed above, during the dry season</w:t>
        </w:r>
      </w:ins>
      <w:r w:rsidRPr="007D12C3">
        <w:rPr>
          <w:rFonts w:ascii="Times New Roman" w:hAnsi="Times New Roman" w:cs="Times New Roman"/>
        </w:rPr>
        <w:t>.</w:t>
      </w:r>
    </w:p>
    <w:p w14:paraId="1BFDD5E5" w14:textId="2C4E279A"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lastRenderedPageBreak/>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that is. So, we check if there is a qualitatively meaningful discrepancy in the seasonal conflict between urban and rural locations. We define a cell </w:t>
      </w:r>
      <w:ins w:id="287" w:author="Justin Hastings" w:date="2023-06-19T14:34:00Z">
        <w:r w:rsidR="007F2ED5">
          <w:rPr>
            <w:rFonts w:ascii="Times New Roman" w:hAnsi="Times New Roman" w:cs="Times New Roman"/>
          </w:rPr>
          <w:t xml:space="preserve">as </w:t>
        </w:r>
      </w:ins>
      <w:r>
        <w:rPr>
          <w:rFonts w:ascii="Times New Roman" w:hAnsi="Times New Roman" w:cs="Times New Roman"/>
        </w:rPr>
        <w:t xml:space="preserve">‘urban’ if it contains the capital city, or a city with the population size of at least one million, or if the cell’s population size exceeds two million. There are 43 such cells. On average, there is more conflict in these cells compared to the rest of the cells. Recall that most of these ‘urban’ cells also tend to have sizeable croplands (Figure 3). </w:t>
      </w:r>
    </w:p>
    <w:p w14:paraId="7C0BC867" w14:textId="0AD646B8" w:rsidR="008D6455" w:rsidRDefault="008D6455" w:rsidP="00714689">
      <w:pPr>
        <w:spacing w:after="0" w:line="480" w:lineRule="auto"/>
        <w:ind w:firstLine="360"/>
        <w:rPr>
          <w:ins w:id="288" w:author="Justin Hastings" w:date="2023-06-21T17:11:00Z"/>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r w:rsidR="000129F4" w:rsidRPr="000129F4">
        <w:rPr>
          <w:rFonts w:ascii="Times New Roman" w:hAnsi="Times New Roman" w:cs="Times New Roman"/>
          <w:color w:val="000000"/>
        </w:rPr>
        <w:t>Buhaug</w:t>
      </w:r>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Rød</w:t>
      </w:r>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We do not observe harvest-time reduction in protests and riots.</w:t>
      </w:r>
    </w:p>
    <w:p w14:paraId="5963AF5F" w14:textId="77777777" w:rsidR="00624AD7" w:rsidRDefault="00624AD7" w:rsidP="00714689">
      <w:pPr>
        <w:spacing w:after="0" w:line="480" w:lineRule="auto"/>
        <w:ind w:firstLine="360"/>
        <w:rPr>
          <w:rFonts w:ascii="Times New Roman" w:hAnsi="Times New Roman" w:cs="Times New Roman"/>
        </w:rPr>
      </w:pP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urban vs rural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2935DAAC" w14:textId="19CE771E" w:rsidR="00CB3C68" w:rsidRDefault="00CB3C68" w:rsidP="00CB3C68">
      <w:pPr>
        <w:spacing w:after="0" w:line="480" w:lineRule="auto"/>
        <w:rPr>
          <w:ins w:id="289" w:author="Justin Hastings" w:date="2023-06-19T14:34:00Z"/>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Pr>
          <w:rFonts w:ascii="Times New Roman" w:hAnsi="Times New Roman" w:cs="Times New Roman"/>
        </w:rPr>
        <w:t xml:space="preserve">First, </w:t>
      </w:r>
      <w:r w:rsidRPr="009D14E1">
        <w:rPr>
          <w:rFonts w:ascii="Times New Roman" w:hAnsi="Times New Roman" w:cs="Times New Roman"/>
        </w:rPr>
        <w:t xml:space="preserve">we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w:t>
      </w:r>
      <w:ins w:id="290" w:author="Justin Hastings" w:date="2023-06-19T14:47:00Z">
        <w:r w:rsidR="00E26C64">
          <w:rPr>
            <w:rFonts w:ascii="Times New Roman" w:hAnsi="Times New Roman" w:cs="Times New Roman"/>
          </w:rPr>
          <w:t>, that is, where the</w:t>
        </w:r>
      </w:ins>
      <w:ins w:id="291" w:author="Justin Hastings" w:date="2023-06-19T14:48:00Z">
        <w:r w:rsidR="00E26C64">
          <w:rPr>
            <w:rFonts w:ascii="Times New Roman" w:hAnsi="Times New Roman" w:cs="Times New Roman"/>
          </w:rPr>
          <w:t>re is more rice crop to appropriate or destroy</w:t>
        </w:r>
      </w:ins>
      <w:r w:rsidRPr="009D14E1">
        <w:rPr>
          <w:rFonts w:ascii="Times New Roman" w:hAnsi="Times New Roman" w:cs="Times New Roman"/>
        </w:rPr>
        <w:t xml:space="preserve">. Likewise, if the opportunity cost mechanism is valid, we should expect a bigger harvest-time reduction in protests as the size of the land used for rice production increases. So, we introduce a step function that categorizes the croplands into </w:t>
      </w:r>
      <w:r>
        <w:rPr>
          <w:rFonts w:ascii="Times New Roman" w:hAnsi="Times New Roman" w:cs="Times New Roman"/>
        </w:rPr>
        <w:t>‘small’</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10,000 </w:t>
      </w:r>
      <w:r>
        <w:rPr>
          <w:rFonts w:ascii="Times New Roman" w:hAnsi="Times New Roman" w:cs="Times New Roman"/>
        </w:rPr>
        <w:t>and</w:t>
      </w:r>
      <w:r w:rsidRPr="009D14E1">
        <w:rPr>
          <w:rFonts w:ascii="Times New Roman" w:hAnsi="Times New Roman" w:cs="Times New Roman"/>
        </w:rPr>
        <w:t xml:space="preserve"> 20,000 hectares), </w:t>
      </w:r>
      <w:r>
        <w:rPr>
          <w:rFonts w:ascii="Times New Roman" w:hAnsi="Times New Roman" w:cs="Times New Roman"/>
        </w:rPr>
        <w:t>‘</w:t>
      </w:r>
      <w:r w:rsidRPr="009D14E1">
        <w:rPr>
          <w:rFonts w:ascii="Times New Roman" w:hAnsi="Times New Roman" w:cs="Times New Roman"/>
        </w:rPr>
        <w:t>medium</w:t>
      </w:r>
      <w:r>
        <w:rPr>
          <w:rFonts w:ascii="Times New Roman" w:hAnsi="Times New Roman" w:cs="Times New Roman"/>
        </w:rPr>
        <w:t>’</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20,000 </w:t>
      </w:r>
      <w:r>
        <w:rPr>
          <w:rFonts w:ascii="Times New Roman" w:hAnsi="Times New Roman" w:cs="Times New Roman"/>
        </w:rPr>
        <w:t>and</w:t>
      </w:r>
      <w:r w:rsidRPr="009D14E1">
        <w:rPr>
          <w:rFonts w:ascii="Times New Roman" w:hAnsi="Times New Roman" w:cs="Times New Roman"/>
        </w:rPr>
        <w:t xml:space="preserve"> 50,000 hectares), and </w:t>
      </w:r>
      <w:r>
        <w:rPr>
          <w:rFonts w:ascii="Times New Roman" w:hAnsi="Times New Roman" w:cs="Times New Roman"/>
        </w:rPr>
        <w:t xml:space="preserve">‘large’ </w:t>
      </w:r>
      <w:r w:rsidRPr="009D14E1">
        <w:rPr>
          <w:rFonts w:ascii="Times New Roman" w:hAnsi="Times New Roman" w:cs="Times New Roman"/>
        </w:rPr>
        <w:t>(</w:t>
      </w:r>
      <w:r>
        <w:rPr>
          <w:rFonts w:ascii="Times New Roman" w:hAnsi="Times New Roman" w:cs="Times New Roman"/>
        </w:rPr>
        <w:t>above</w:t>
      </w:r>
      <w:r w:rsidRPr="009D14E1">
        <w:rPr>
          <w:rFonts w:ascii="Times New Roman" w:hAnsi="Times New Roman" w:cs="Times New Roman"/>
        </w:rPr>
        <w:t xml:space="preserve"> 50,000 hectares). </w:t>
      </w:r>
    </w:p>
    <w:p w14:paraId="61684A5F" w14:textId="77777777" w:rsidR="007F2ED5" w:rsidRDefault="007F2ED5" w:rsidP="00CB3C68">
      <w:pPr>
        <w:spacing w:after="0" w:line="480" w:lineRule="auto"/>
        <w:rPr>
          <w:rFonts w:ascii="Times New Roman" w:hAnsi="Times New Roman" w:cs="Times New Roman"/>
        </w:rPr>
      </w:pPr>
    </w:p>
    <w:p w14:paraId="0661CE0C" w14:textId="6AF8B762" w:rsidR="00CB3C68" w:rsidRPr="00401A4D" w:rsidRDefault="00CB3C68" w:rsidP="00CB3C68">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cropland size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B3C68" w:rsidRPr="00455EAE" w14:paraId="1260277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12A50D0"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F6B2D13" w14:textId="77777777" w:rsidR="00CB3C68" w:rsidRPr="00455EAE" w:rsidRDefault="00CB3C68"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AD394C" w14:textId="77777777" w:rsidR="00CB3C68" w:rsidRPr="00455EAE" w:rsidRDefault="00CB3C68"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7BFB25"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E6872"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D9CB7B"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B3C68" w:rsidRPr="00455EAE" w14:paraId="64EE9881"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D5FA43" w14:textId="77777777" w:rsidR="00CB3C68" w:rsidRPr="00455EAE" w:rsidRDefault="00CB3C68"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B3C68" w:rsidRPr="00455EAE" w14:paraId="27F32BC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05D8799" w14:textId="77777777" w:rsidR="00CB3C68" w:rsidRPr="00455EAE" w:rsidRDefault="00CB3C68"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
        </w:tc>
        <w:tc>
          <w:tcPr>
            <w:tcW w:w="1296" w:type="dxa"/>
            <w:tcBorders>
              <w:top w:val="nil"/>
              <w:bottom w:val="nil"/>
            </w:tcBorders>
            <w:shd w:val="clear" w:color="auto" w:fill="FFFFFF"/>
            <w:tcMar>
              <w:top w:w="0" w:type="dxa"/>
              <w:left w:w="0" w:type="dxa"/>
              <w:bottom w:w="0" w:type="dxa"/>
              <w:right w:w="0" w:type="dxa"/>
            </w:tcMar>
          </w:tcPr>
          <w:p w14:paraId="0F27C04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308AA35"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E76662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F38E6A5"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4F50CA6"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B3C68" w:rsidRPr="00455EAE" w14:paraId="60E8A037"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6E415BD"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22CB5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CDF1CEC"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65678B"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22939"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342E8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5BA718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7575544" w14:textId="77777777" w:rsidR="00CB3C68" w:rsidRPr="00455EAE" w:rsidRDefault="00CB3C68"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
        </w:tc>
        <w:tc>
          <w:tcPr>
            <w:tcW w:w="1296" w:type="dxa"/>
            <w:tcBorders>
              <w:top w:val="nil"/>
              <w:bottom w:val="nil"/>
            </w:tcBorders>
            <w:shd w:val="clear" w:color="auto" w:fill="FFFFFF"/>
            <w:tcMar>
              <w:top w:w="0" w:type="dxa"/>
              <w:left w:w="0" w:type="dxa"/>
              <w:bottom w:w="0" w:type="dxa"/>
              <w:right w:w="0" w:type="dxa"/>
            </w:tcMar>
          </w:tcPr>
          <w:p w14:paraId="4C6EF22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74BF9C9"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8BA82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28FF29"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DD190A7"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B3C68" w:rsidRPr="00455EAE" w14:paraId="6AF771C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462066A"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F9CD60B"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CC2D0D"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92961"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E570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15735C"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B3C68" w:rsidRPr="00455EAE" w14:paraId="6C21214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1D3D128" w14:textId="77777777" w:rsidR="00CB3C68" w:rsidRPr="00455EAE" w:rsidRDefault="00CB3C68"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
        </w:tc>
        <w:tc>
          <w:tcPr>
            <w:tcW w:w="1296" w:type="dxa"/>
            <w:tcBorders>
              <w:top w:val="nil"/>
              <w:bottom w:val="nil"/>
            </w:tcBorders>
            <w:shd w:val="clear" w:color="auto" w:fill="FFFFFF"/>
            <w:tcMar>
              <w:top w:w="0" w:type="dxa"/>
              <w:left w:w="0" w:type="dxa"/>
              <w:bottom w:w="0" w:type="dxa"/>
              <w:right w:w="0" w:type="dxa"/>
            </w:tcMar>
          </w:tcPr>
          <w:p w14:paraId="260BAF7E"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95844F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A59DF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24DBD34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044028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B3C68" w:rsidRPr="00455EAE" w14:paraId="3619CFC3"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E06516C"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6E71BA"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F0DD01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F44B21"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F33637"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2738DF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6D2DC10C" w14:textId="77777777" w:rsidTr="001277F8">
        <w:trPr>
          <w:cantSplit/>
          <w:jc w:val="center"/>
        </w:trPr>
        <w:tc>
          <w:tcPr>
            <w:tcW w:w="2880" w:type="dxa"/>
            <w:shd w:val="clear" w:color="auto" w:fill="FFFFFF"/>
            <w:tcMar>
              <w:top w:w="0" w:type="dxa"/>
              <w:left w:w="0" w:type="dxa"/>
              <w:bottom w:w="0" w:type="dxa"/>
              <w:right w:w="0" w:type="dxa"/>
            </w:tcMar>
          </w:tcPr>
          <w:p w14:paraId="17444AED" w14:textId="77777777" w:rsidR="00CB3C68" w:rsidRPr="00455EAE" w:rsidRDefault="00CB3C68"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1FB2CD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BF3ACD7"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3A763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3D5179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0F68A8A"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B3C68" w:rsidRPr="00455EAE" w14:paraId="234B87F6"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F53DF4D" w14:textId="77777777" w:rsidR="00CB3C68" w:rsidRPr="00455EAE" w:rsidRDefault="00CB3C68"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lastRenderedPageBreak/>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FAA3CD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0ED53A8"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0BAF336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B544C1D"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BF8CFD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B3C68" w:rsidRPr="00455EAE" w14:paraId="0E5A8789"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ABBC1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B3C68" w:rsidRPr="00CC247E" w14:paraId="6A98045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0E3E74"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77EBE02"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144C32B6"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A423DBE"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A4782C1"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5470130F"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54CD836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EB2192"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73BF13"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275F7FF"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52B7BF09"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6E28AE75"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9B9B7D1"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B3C68" w:rsidRPr="00455EAE" w14:paraId="2D023B1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B36BBEA" w14:textId="77777777" w:rsidR="00CB3C68" w:rsidRPr="00455EAE" w:rsidRDefault="00CB3C68"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DD3F45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752BDC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C481A6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752A5681"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4598C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B3C68" w:rsidRPr="00455EAE" w14:paraId="73843FD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A1E1DB"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2627C1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73FE0B6"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89C9C34"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215AEB"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A9D605"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B3C68" w:rsidRPr="00CC247E" w14:paraId="336D613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9182D4"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054DE8C"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02EA9168"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D8EFA9"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C6F1F08"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E065164"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55B1B2F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74670"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95E6CB"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3EC3C4C0"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75FCCC4"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313F854C"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CE98574"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B3C68" w:rsidRPr="00455EAE" w14:paraId="7AB72B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2BA971" w14:textId="77777777" w:rsidR="00CB3C68" w:rsidRPr="00455EAE" w:rsidRDefault="00CB3C68"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F10034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459BF17"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2048D1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3A5FDA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201D0E1"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B3C68" w:rsidRPr="00455EAE" w14:paraId="0A486A8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5ABA0"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495F3DD"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7B93DD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86A27F"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014B4DC"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6B23C7"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B3C68" w:rsidRPr="00CC247E" w14:paraId="1287AC9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2C7439"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1F736FBF"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A92BF57"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AC334FC"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DD49339"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F20A5DC"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1D2E3A8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9F4AACA"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48FF58"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D78A578"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8709F8C"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53A5851E"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FF09FC6"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B3C68" w:rsidRPr="00455EAE" w14:paraId="410E992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8857D0" w14:textId="77777777" w:rsidR="00CB3C68" w:rsidRPr="00455EAE" w:rsidRDefault="00CB3C68"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69D8953"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4AA08E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A25226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DA6572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16A9624"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B3C68" w:rsidRPr="00455EAE" w14:paraId="78BFDD3B"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81732BB"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D02128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8E1379"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8DCC8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6ECC432"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42F6199"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397188A" w14:textId="77777777" w:rsidR="00CB3C68" w:rsidRPr="004E72B9" w:rsidRDefault="00CB3C68" w:rsidP="00CB3C68">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6956CEF" w14:textId="77777777" w:rsidR="00CB3C68" w:rsidRDefault="00CB3C68" w:rsidP="00CB3C68">
      <w:pPr>
        <w:spacing w:after="0" w:line="480" w:lineRule="auto"/>
        <w:rPr>
          <w:rFonts w:ascii="Times New Roman" w:hAnsi="Times New Roman" w:cs="Times New Roman"/>
        </w:rPr>
      </w:pPr>
    </w:p>
    <w:p w14:paraId="62A02110" w14:textId="1EEAD0C0" w:rsidR="00CB3C68" w:rsidRDefault="00CB3C68" w:rsidP="00CB3C68">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Pr>
          <w:rFonts w:ascii="Times New Roman" w:hAnsi="Times New Roman" w:cs="Times New Roman"/>
        </w:rPr>
        <w:t>6</w:t>
      </w:r>
      <w:r w:rsidRPr="00CC247E">
        <w:rPr>
          <w:rFonts w:ascii="Times New Roman" w:hAnsi="Times New Roman" w:cs="Times New Roman"/>
        </w:rPr>
        <w:t xml:space="preserve">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sidRPr="007D12C3">
        <w:rPr>
          <w:rFonts w:ascii="Times New Roman" w:hAnsi="Times New Roman" w:cs="Times New Roman"/>
        </w:rPr>
        <w:t>Not</w:t>
      </w:r>
      <w:r w:rsidRPr="00BA457E">
        <w:rPr>
          <w:rFonts w:ascii="Times New Roman" w:hAnsi="Times New Roman" w:cs="Times New Roman"/>
        </w:rPr>
        <w:t>ably, the largest harvest-time decrease in protests occurs in small croplands, but doesn’t occur in medium or large croplands. This is contrary to our expectation</w:t>
      </w:r>
      <w:ins w:id="292" w:author="Justin Hastings" w:date="2023-06-21T17:09:00Z">
        <w:r w:rsidR="00624AD7">
          <w:rPr>
            <w:rFonts w:ascii="Times New Roman" w:hAnsi="Times New Roman" w:cs="Times New Roman"/>
          </w:rPr>
          <w:t xml:space="preserve"> about the opportunity cost mechanism</w:t>
        </w:r>
      </w:ins>
      <w:r w:rsidRPr="00BA457E">
        <w:rPr>
          <w:rFonts w:ascii="Times New Roman" w:hAnsi="Times New Roman" w:cs="Times New Roman"/>
        </w:rPr>
        <w:t xml:space="preserve">. </w:t>
      </w:r>
      <w:r w:rsidRPr="00624AD7">
        <w:rPr>
          <w:rFonts w:ascii="Times New Roman" w:hAnsi="Times New Roman" w:cs="Times New Roman"/>
        </w:rPr>
        <w:t>In subsequent tests for the mechanisms and heterogeneity of the effects, we will provide empirical context to this finding.</w:t>
      </w:r>
    </w:p>
    <w:p w14:paraId="7184A993" w14:textId="48DEB0F3" w:rsidR="008169D0" w:rsidRDefault="00CB3C68" w:rsidP="00CB3C68">
      <w:pPr>
        <w:spacing w:after="0" w:line="480" w:lineRule="auto"/>
        <w:ind w:firstLine="360"/>
        <w:rPr>
          <w:rFonts w:ascii="Times New Roman" w:hAnsi="Times New Roman" w:cs="Times New Roman"/>
        </w:rPr>
      </w:pPr>
      <w:r>
        <w:rPr>
          <w:rFonts w:ascii="Times New Roman" w:hAnsi="Times New Roman" w:cs="Times New Roman"/>
        </w:rPr>
        <w:lastRenderedPageBreak/>
        <w:t>Second</w:t>
      </w:r>
      <w:r w:rsidR="004F754C">
        <w:rPr>
          <w:rFonts w:ascii="Times New Roman" w:hAnsi="Times New Roman" w:cs="Times New Roman"/>
        </w:rPr>
        <w:t xml:space="preserve">, </w:t>
      </w:r>
      <w:r w:rsidR="00634D54">
        <w:rPr>
          <w:rFonts w:ascii="Times New Roman" w:hAnsi="Times New Roman" w:cs="Times New Roman"/>
        </w:rPr>
        <w:t xml:space="preserve">because the harvest time change in social conflict, as well as its intensity, may vary over the duration of the harvest season, </w:t>
      </w:r>
      <w:r w:rsidR="004F754C">
        <w:rPr>
          <w:rFonts w:ascii="Times New Roman" w:hAnsi="Times New Roman" w:cs="Times New Roman"/>
        </w:rPr>
        <w:t xml:space="preserve">which </w:t>
      </w:r>
      <w:r w:rsidR="008222E9">
        <w:rPr>
          <w:rFonts w:ascii="Times New Roman" w:hAnsi="Times New Roman" w:cs="Times New Roman"/>
        </w:rPr>
        <w:t xml:space="preserve">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634D54">
        <w:rPr>
          <w:rFonts w:ascii="Times New Roman" w:hAnsi="Times New Roman" w:cs="Times New Roman"/>
        </w:rPr>
        <w:t xml:space="preserve">, we estimate </w:t>
      </w:r>
      <w:r w:rsidR="006E6F93">
        <w:rPr>
          <w:rFonts w:ascii="Times New Roman" w:hAnsi="Times New Roman" w:cs="Times New Roman"/>
        </w:rPr>
        <w:t>the effect of harvest on conflict separately for each month</w:t>
      </w:r>
      <w:r w:rsidR="008222E9">
        <w:rPr>
          <w:rFonts w:ascii="Times New Roman" w:hAnsi="Times New Roman" w:cs="Times New Roman"/>
        </w:rPr>
        <w:t>.</w:t>
      </w:r>
      <w:r w:rsidR="004F754C">
        <w:rPr>
          <w:rFonts w:ascii="Times New Roman" w:hAnsi="Times New Roman" w:cs="Times New Roman"/>
        </w:rPr>
        <w:t xml:space="preserve"> </w:t>
      </w:r>
      <w:r w:rsidR="006E6F93">
        <w:rPr>
          <w:rFonts w:ascii="Times New Roman" w:hAnsi="Times New Roman" w:cs="Times New Roman"/>
        </w:rPr>
        <w:t>That is</w:t>
      </w:r>
      <w:r w:rsidR="008222E9">
        <w:rPr>
          <w:rFonts w:ascii="Times New Roman" w:hAnsi="Times New Roman" w:cs="Times New Roman"/>
        </w:rPr>
        <w:t xml:space="preserve">,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w:t>
      </w:r>
      <w:r w:rsidR="006E6F93">
        <w:rPr>
          <w:rFonts w:ascii="Times New Roman" w:hAnsi="Times New Roman" w:cs="Times New Roman"/>
        </w:rPr>
        <w:t>decrease-then-increase</w:t>
      </w:r>
      <w:r w:rsidR="008222E9">
        <w:rPr>
          <w:rFonts w:ascii="Times New Roman" w:hAnsi="Times New Roman" w:cs="Times New Roman"/>
        </w:rPr>
        <w:t xml:space="preserve"> </w:t>
      </w:r>
      <w:r w:rsidR="006E6F93">
        <w:rPr>
          <w:rFonts w:ascii="Times New Roman" w:hAnsi="Times New Roman" w:cs="Times New Roman"/>
        </w:rPr>
        <w:t xml:space="preserve">of conflict incidence </w:t>
      </w:r>
      <w:r w:rsidR="008222E9">
        <w:rPr>
          <w:rFonts w:ascii="Times New Roman" w:hAnsi="Times New Roman" w:cs="Times New Roman"/>
        </w:rPr>
        <w:t>over the harvest window: in the midst of the harvest season, the opportunity cost will dominate the effect, thus leading to a dip in protests and riots; toward the end of the harvest window,</w:t>
      </w:r>
      <w:del w:id="293" w:author="Justin Hastings" w:date="2023-06-19T15:01:00Z">
        <w:r w:rsidR="008222E9" w:rsidDel="00A55439">
          <w:rPr>
            <w:rFonts w:ascii="Times New Roman" w:hAnsi="Times New Roman" w:cs="Times New Roman"/>
          </w:rPr>
          <w:delText xml:space="preserve"> the</w:delText>
        </w:r>
      </w:del>
      <w:r w:rsidR="008222E9">
        <w:rPr>
          <w:rFonts w:ascii="Times New Roman" w:hAnsi="Times New Roman" w:cs="Times New Roman"/>
        </w:rPr>
        <w:t xml:space="preserve"> resentment will become more prominent, thus resulting in an uptick in social unrest. </w:t>
      </w:r>
    </w:p>
    <w:p w14:paraId="0B67AF15" w14:textId="77777777"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 xml:space="preserve">Table 7 illustrates the estimated effects. Violence against civilians follows the expected pattern—it peaks just after the harvest is realized and subsides afterward. Battles, like violence, increase just after the harvest month, but they remain elevated (at least within the considered five-month harvest window). Protests also present the expected pattern—they drop amid the harvest window and start reverting toward pre-harvest levels shortly after. </w:t>
      </w:r>
      <w:r w:rsidRPr="007D12C3">
        <w:rPr>
          <w:rFonts w:ascii="Times New Roman" w:hAnsi="Times New Roman" w:cs="Times New Roman"/>
        </w:rPr>
        <w:t>Riots, on the other hand, present a decreasing pattern over the considered harvest window, which may suggest that this form</w:t>
      </w:r>
      <w:r w:rsidRPr="007D12C3">
        <w:rPr>
          <w:rFonts w:ascii="Times New Roman" w:hAnsi="Times New Roman" w:cs="Times New Roman"/>
          <w:rPrChange w:id="294" w:author="Justin Hastings" w:date="2023-06-21T16:41:00Z">
            <w:rPr>
              <w:rFonts w:ascii="Times New Roman" w:hAnsi="Times New Roman" w:cs="Times New Roman"/>
            </w:rPr>
          </w:rPrChange>
        </w:rPr>
        <w:t xml:space="preserve"> of conflict is triggered by food scarcity rather than food abundance.</w:t>
      </w:r>
    </w:p>
    <w:p w14:paraId="73CC9B1D" w14:textId="77777777" w:rsidR="00CB3C68" w:rsidRDefault="00CB3C68" w:rsidP="00CB3C68">
      <w:pPr>
        <w:spacing w:after="0" w:line="480" w:lineRule="auto"/>
        <w:ind w:firstLine="360"/>
        <w:rPr>
          <w:rFonts w:ascii="Times New Roman" w:hAnsi="Times New Roman" w:cs="Times New Roman"/>
        </w:rPr>
      </w:pPr>
    </w:p>
    <w:p w14:paraId="5F1C8FC6" w14:textId="5F08326C"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B3C68">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window</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1277F8">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51A40799" w14:textId="7C6BFA8F"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 xml:space="preserve">Third, </w:t>
      </w:r>
      <w:r w:rsidR="000228FF">
        <w:rPr>
          <w:rFonts w:ascii="Times New Roman" w:hAnsi="Times New Roman" w:cs="Times New Roman"/>
        </w:rPr>
        <w:t>in</w:t>
      </w:r>
      <w:r>
        <w:rPr>
          <w:rFonts w:ascii="Times New Roman" w:hAnsi="Times New Roman" w:cs="Times New Roman"/>
        </w:rPr>
        <w:t xml:space="preserve">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w:t>
      </w:r>
      <w:r>
        <w:rPr>
          <w:rFonts w:ascii="Times New Roman" w:hAnsi="Times New Roman" w:cs="Times New Roman"/>
        </w:rPr>
        <w:lastRenderedPageBreak/>
        <w: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w:t>
      </w:r>
      <w:r w:rsidR="005D1AA9">
        <w:rPr>
          <w:rFonts w:ascii="Times New Roman" w:hAnsi="Times New Roman" w:cs="Times New Roman"/>
        </w:rPr>
        <w:t>turns out</w:t>
      </w:r>
      <w:r>
        <w:rPr>
          <w:rFonts w:ascii="Times New Roman" w:hAnsi="Times New Roman" w:cs="Times New Roman"/>
        </w:rPr>
        <w:t xml:space="preserve">, farmers will harvest the crop. 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14EA460A" w14:textId="74841994"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w:t>
      </w:r>
      <w:ins w:id="295" w:author="Justin Hastings" w:date="2023-06-21T17:10:00Z">
        <w:r w:rsidR="00624AD7">
          <w:rPr>
            <w:rFonts w:ascii="Times New Roman" w:hAnsi="Times New Roman" w:cs="Times New Roman"/>
          </w:rPr>
          <w:t xml:space="preserve"> against civilians</w:t>
        </w:r>
      </w:ins>
      <w:r>
        <w:rPr>
          <w:rFonts w:ascii="Times New Roman" w:hAnsi="Times New Roman" w:cs="Times New Roman"/>
        </w:rPr>
        <w:t xml:space="preserve"> well aligns with our expectation regarding the rapacity </w:t>
      </w:r>
      <w:del w:id="296" w:author="Justin Hastings" w:date="2023-06-21T17:10:00Z">
        <w:r w:rsidDel="00624AD7">
          <w:rPr>
            <w:rFonts w:ascii="Times New Roman" w:hAnsi="Times New Roman" w:cs="Times New Roman"/>
          </w:rPr>
          <w:delText>effect</w:delText>
        </w:r>
      </w:del>
      <w:ins w:id="297" w:author="Justin Hastings" w:date="2023-06-21T17:10:00Z">
        <w:r w:rsidR="00624AD7">
          <w:rPr>
            <w:rFonts w:ascii="Times New Roman" w:hAnsi="Times New Roman" w:cs="Times New Roman"/>
          </w:rPr>
          <w:t>mechanism</w:t>
        </w:r>
      </w:ins>
      <w:r>
        <w:rPr>
          <w:rFonts w:ascii="Times New Roman" w:hAnsi="Times New Roman" w:cs="Times New Roman"/>
        </w:rPr>
        <w:t xml:space="preserve">. We also observe the </w:t>
      </w:r>
      <w:r w:rsidR="005D1AA9">
        <w:rPr>
          <w:rFonts w:ascii="Times New Roman" w:hAnsi="Times New Roman" w:cs="Times New Roman"/>
        </w:rPr>
        <w:t xml:space="preserve">general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255B5559" w14:textId="5682E6EE"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We also observe a negative relationship between growing season rainfall and harvest battles. This may be pointing at the direct—unrelated to harvest—channel that the weather, and rainfall in particular, has on conflict</w:t>
      </w:r>
      <w:r w:rsidR="00994D6E">
        <w:rPr>
          <w:rFonts w:ascii="Times New Roman" w:hAnsi="Times New Roman" w:cs="Times New Roman"/>
        </w:rPr>
        <w:t>.</w:t>
      </w:r>
      <w:r>
        <w:rPr>
          <w:rFonts w:ascii="Times New Roman" w:hAnsi="Times New Roman" w:cs="Times New Roman"/>
        </w:rPr>
        <w:t xml:space="preserve"> </w:t>
      </w:r>
      <w:r w:rsidR="005E1164" w:rsidRPr="007D12C3">
        <w:rPr>
          <w:rFonts w:ascii="Times New Roman" w:hAnsi="Times New Roman" w:cs="Times New Roman"/>
        </w:rPr>
        <w:t>As suggested earlier, a</w:t>
      </w:r>
      <w:r w:rsidRPr="00BA457E">
        <w:rPr>
          <w:rFonts w:ascii="Times New Roman" w:hAnsi="Times New Roman" w:cs="Times New Roman"/>
        </w:rPr>
        <w:t>ctors engage in large scale military campaigns with relative ease when roads are dry. So, the observed changes in harvest-time battles can be a mani</w:t>
      </w:r>
      <w:r w:rsidRPr="007D12C3">
        <w:rPr>
          <w:rFonts w:ascii="Times New Roman" w:hAnsi="Times New Roman" w:cs="Times New Roman"/>
          <w:rPrChange w:id="298" w:author="Justin Hastings" w:date="2023-06-21T16:42:00Z">
            <w:rPr>
              <w:rFonts w:ascii="Times New Roman" w:hAnsi="Times New Roman" w:cs="Times New Roman"/>
            </w:rPr>
          </w:rPrChange>
        </w:rPr>
        <w:t xml:space="preserve">festation of intensified civil conflict due to the unusually dry weather conditions </w:t>
      </w:r>
      <w:r w:rsidR="00994D6E" w:rsidRPr="007D12C3">
        <w:rPr>
          <w:rFonts w:ascii="Times New Roman" w:hAnsi="Times New Roman" w:cs="Times New Roman"/>
          <w:rPrChange w:id="299" w:author="Justin Hastings" w:date="2023-06-21T16:42:00Z">
            <w:rPr>
              <w:rFonts w:ascii="Times New Roman" w:hAnsi="Times New Roman" w:cs="Times New Roman"/>
            </w:rPr>
          </w:rPrChange>
        </w:rPr>
        <w:t>during the (main) crop growing season, which tends to be the wet season</w:t>
      </w:r>
      <w:r w:rsidRPr="007D12C3">
        <w:rPr>
          <w:rFonts w:ascii="Times New Roman" w:hAnsi="Times New Roman" w:cs="Times New Roman"/>
          <w:rPrChange w:id="300" w:author="Justin Hastings" w:date="2023-06-21T16:42:00Z">
            <w:rPr>
              <w:rFonts w:ascii="Times New Roman" w:hAnsi="Times New Roman" w:cs="Times New Roman"/>
            </w:rPr>
          </w:rPrChange>
        </w:rPr>
        <w:t>.</w:t>
      </w:r>
      <w:r>
        <w:rPr>
          <w:rFonts w:ascii="Times New Roman" w:hAnsi="Times New Roman" w:cs="Times New Roman"/>
        </w:rPr>
        <w:t xml:space="preserve"> </w:t>
      </w:r>
    </w:p>
    <w:p w14:paraId="7596CF91" w14:textId="7AA625DB" w:rsidR="00080421" w:rsidRDefault="00CB3C68" w:rsidP="00CB3C68">
      <w:pPr>
        <w:spacing w:after="0" w:line="480" w:lineRule="auto"/>
        <w:ind w:firstLine="360"/>
        <w:rPr>
          <w:ins w:id="301" w:author="Justin Hastings" w:date="2023-06-19T17:01:00Z"/>
          <w:rFonts w:ascii="Times New Roman" w:hAnsi="Times New Roman" w:cs="Times New Roman"/>
        </w:rPr>
      </w:pPr>
      <w:r>
        <w:rPr>
          <w:rFonts w:ascii="Times New Roman" w:hAnsi="Times New Roman" w:cs="Times New Roman"/>
        </w:rPr>
        <w:t>The results of this last mechanism test allude to findings that can be better examined in conjunction with the preceding mechanism test</w:t>
      </w:r>
      <w:r w:rsidR="00E205B5">
        <w:rPr>
          <w:rFonts w:ascii="Times New Roman" w:hAnsi="Times New Roman" w:cs="Times New Roman"/>
        </w:rPr>
        <w:t>,</w:t>
      </w:r>
      <w:ins w:id="302" w:author="Justin Hastings" w:date="2023-06-19T17:01:00Z">
        <w:r w:rsidR="009644EA">
          <w:rPr>
            <w:rFonts w:ascii="Times New Roman" w:hAnsi="Times New Roman" w:cs="Times New Roman"/>
          </w:rPr>
          <w:t xml:space="preserve"> </w:t>
        </w:r>
      </w:ins>
      <w:del w:id="303" w:author="Justin Hastings" w:date="2023-06-19T17:00:00Z">
        <w:r w:rsidR="00E205B5" w:rsidDel="009644EA">
          <w:rPr>
            <w:rFonts w:ascii="Times New Roman" w:hAnsi="Times New Roman" w:cs="Times New Roman"/>
          </w:rPr>
          <w:delText xml:space="preserve"> </w:delText>
        </w:r>
      </w:del>
      <w:r w:rsidR="00E205B5">
        <w:rPr>
          <w:rFonts w:ascii="Times New Roman" w:hAnsi="Times New Roman" w:cs="Times New Roman"/>
        </w:rPr>
        <w:t>that is, when we estimate the changes in conflict in separate months during the harvest period</w:t>
      </w:r>
      <w:r>
        <w:rPr>
          <w:rFonts w:ascii="Times New Roman" w:hAnsi="Times New Roman" w:cs="Times New Roman"/>
        </w:rPr>
        <w:t xml:space="preserve">. So, we substitute the harvest season binary variable with the harvest months binary variables in the regression model with the treatment variable interacted with the growing season weather variable. Figure 5 presents the estimated effects </w:t>
      </w:r>
      <w:r>
        <w:rPr>
          <w:rFonts w:ascii="Times New Roman" w:hAnsi="Times New Roman" w:cs="Times New Roman"/>
        </w:rPr>
        <w:lastRenderedPageBreak/>
        <w:t xml:space="preserve">relative to the baseline conflict incidence in percent </w:t>
      </w:r>
      <w:r w:rsidRPr="00290129">
        <w:rPr>
          <w:rFonts w:ascii="Times New Roman" w:hAnsi="Times New Roman" w:cs="Times New Roman"/>
        </w:rPr>
        <w:t>terms (</w:t>
      </w:r>
      <w:r w:rsidR="004F3A26" w:rsidRPr="00290129">
        <w:rPr>
          <w:rFonts w:ascii="Times New Roman" w:hAnsi="Times New Roman" w:cs="Times New Roman"/>
        </w:rPr>
        <w:t xml:space="preserve">Appendix Table </w:t>
      </w:r>
      <w:r w:rsidR="00290129">
        <w:rPr>
          <w:rFonts w:ascii="Times New Roman" w:hAnsi="Times New Roman" w:cs="Times New Roman"/>
        </w:rPr>
        <w:t>B</w:t>
      </w:r>
      <w:r w:rsidR="00290129" w:rsidRPr="00290129">
        <w:rPr>
          <w:rFonts w:ascii="Times New Roman" w:hAnsi="Times New Roman" w:cs="Times New Roman"/>
        </w:rPr>
        <w:t>5</w:t>
      </w:r>
      <w:r w:rsidR="004F3A26" w:rsidRPr="00290129">
        <w:rPr>
          <w:rFonts w:ascii="Times New Roman" w:hAnsi="Times New Roman" w:cs="Times New Roman"/>
        </w:rPr>
        <w:t xml:space="preserve"> contains</w:t>
      </w:r>
      <w:r w:rsidR="004F3A26">
        <w:rPr>
          <w:rFonts w:ascii="Times New Roman" w:hAnsi="Times New Roman" w:cs="Times New Roman"/>
        </w:rPr>
        <w:t xml:space="preserve"> the parameter estimates and their standard errors).</w:t>
      </w:r>
    </w:p>
    <w:p w14:paraId="53074861" w14:textId="77777777" w:rsidR="009644EA" w:rsidRDefault="009644EA" w:rsidP="00CB3C68">
      <w:pPr>
        <w:spacing w:after="0" w:line="480" w:lineRule="auto"/>
        <w:ind w:firstLine="360"/>
        <w:rPr>
          <w:rFonts w:ascii="Times New Roman" w:hAnsi="Times New Roman" w:cs="Times New Roman"/>
        </w:rPr>
      </w:pP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1277F8">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31EF6CA1" w14:textId="77777777" w:rsidR="004F3A26" w:rsidRDefault="004F3A26" w:rsidP="00080421">
      <w:pPr>
        <w:spacing w:after="0" w:line="480" w:lineRule="auto"/>
        <w:ind w:firstLine="360"/>
        <w:rPr>
          <w:rFonts w:ascii="Times New Roman" w:hAnsi="Times New Roman" w:cs="Times New Roman"/>
        </w:rPr>
      </w:pPr>
    </w:p>
    <w:p w14:paraId="1AFA9842" w14:textId="1EFE98AA" w:rsidR="004F3A26" w:rsidRDefault="004F3A26" w:rsidP="004F3A26">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338109" wp14:editId="5BBBCA6B">
            <wp:extent cx="5943801" cy="4572154"/>
            <wp:effectExtent l="0" t="0" r="0" b="0"/>
            <wp:docPr id="11638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2183" name="Picture 11638921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660E705E" w:rsidR="004F3A26" w:rsidRPr="004F3A26" w:rsidRDefault="004F3A26" w:rsidP="00E83E1B">
      <w:pPr>
        <w:spacing w:after="0" w:line="276" w:lineRule="auto"/>
        <w:rPr>
          <w:rFonts w:ascii="Times New Roman" w:hAnsi="Times New Roman" w:cs="Times New Roman"/>
          <w:sz w:val="20"/>
          <w:szCs w:val="20"/>
        </w:rPr>
      </w:pPr>
      <w:r w:rsidRPr="004F3A26">
        <w:rPr>
          <w:rFonts w:ascii="Times New Roman" w:hAnsi="Times New Roman" w:cs="Times New Roman"/>
          <w:sz w:val="20"/>
          <w:szCs w:val="20"/>
        </w:rPr>
        <w:t>Note:</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baseline conflict</w:t>
      </w:r>
      <w:r w:rsidR="00465C38">
        <w:rPr>
          <w:rFonts w:ascii="Times New Roman" w:eastAsiaTheme="minorEastAsia" w:hAnsi="Times New Roman" w:cs="Times New Roman"/>
          <w:sz w:val="20"/>
          <w:szCs w:val="20"/>
        </w:rPr>
        <w:t xml:space="preserve"> incidence (which vary by conflict type and are presented in Table 8, for example). The error-bars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standard error adjusted to clustering at the level of a cell</w:t>
      </w:r>
      <w:r w:rsidR="00465C38">
        <w:rPr>
          <w:rFonts w:ascii="Times New Roman" w:hAnsi="Times New Roman" w:cs="Times New Roman"/>
          <w:sz w:val="20"/>
          <w:szCs w:val="20"/>
        </w:rPr>
        <w:t xml:space="preserve">. Filled circles show the statistically significant point estimates at </w:t>
      </w:r>
      <w:r w:rsidR="00E83E1B">
        <w:rPr>
          <w:rFonts w:ascii="Times New Roman" w:hAnsi="Times New Roman" w:cs="Times New Roman"/>
          <w:sz w:val="20"/>
          <w:szCs w:val="20"/>
        </w:rPr>
        <w:t xml:space="preserve">0.05 level. </w:t>
      </w:r>
    </w:p>
    <w:p w14:paraId="690E1543" w14:textId="77777777" w:rsidR="004F3A26" w:rsidRDefault="004F3A26" w:rsidP="004F3A26">
      <w:pPr>
        <w:spacing w:after="0" w:line="480" w:lineRule="auto"/>
        <w:rPr>
          <w:rFonts w:ascii="Times New Roman" w:hAnsi="Times New Roman" w:cs="Times New Roman"/>
        </w:rPr>
      </w:pPr>
    </w:p>
    <w:p w14:paraId="65BC3391" w14:textId="224C00DD" w:rsidR="004F3A26" w:rsidRDefault="004F3A26" w:rsidP="004F3A26">
      <w:pPr>
        <w:spacing w:after="0" w:line="480" w:lineRule="auto"/>
        <w:ind w:firstLine="360"/>
        <w:rPr>
          <w:rFonts w:ascii="Times New Roman" w:hAnsi="Times New Roman" w:cs="Times New Roman"/>
        </w:rPr>
      </w:pPr>
      <w:r>
        <w:rPr>
          <w:rFonts w:ascii="Times New Roman" w:hAnsi="Times New Roman" w:cs="Times New Roman"/>
        </w:rPr>
        <w:t>This additional test further clarifies the</w:t>
      </w:r>
      <w:r w:rsidR="00E83E1B">
        <w:rPr>
          <w:rFonts w:ascii="Times New Roman" w:hAnsi="Times New Roman" w:cs="Times New Roman"/>
        </w:rPr>
        <w:t xml:space="preserve"> previously presented </w:t>
      </w:r>
      <w:r>
        <w:rPr>
          <w:rFonts w:ascii="Times New Roman" w:hAnsi="Times New Roman" w:cs="Times New Roman"/>
        </w:rPr>
        <w:t xml:space="preserve">suggestive evidence regarding the channels through which harvest-time change in income may be responsible for changes in conflict at that </w:t>
      </w:r>
      <w:r w:rsidR="00E83E1B">
        <w:rPr>
          <w:rFonts w:ascii="Times New Roman" w:hAnsi="Times New Roman" w:cs="Times New Roman"/>
        </w:rPr>
        <w:t>period and offers some additional insights</w:t>
      </w:r>
      <w:r>
        <w:rPr>
          <w:rFonts w:ascii="Times New Roman" w:hAnsi="Times New Roman" w:cs="Times New Roman"/>
        </w:rPr>
        <w:t>.</w:t>
      </w:r>
      <w:r w:rsidR="00E83E1B">
        <w:rPr>
          <w:rFonts w:ascii="Times New Roman" w:hAnsi="Times New Roman" w:cs="Times New Roman"/>
        </w:rPr>
        <w:t xml:space="preserve"> Specifically, </w:t>
      </w:r>
      <w:r w:rsidR="006C1775">
        <w:rPr>
          <w:rFonts w:ascii="Times New Roman" w:hAnsi="Times New Roman" w:cs="Times New Roman"/>
        </w:rPr>
        <w:t>while</w:t>
      </w:r>
      <w:r w:rsidR="00E83E1B">
        <w:rPr>
          <w:rFonts w:ascii="Times New Roman" w:hAnsi="Times New Roman" w:cs="Times New Roman"/>
        </w:rPr>
        <w:t xml:space="preserve"> the harvest-</w:t>
      </w:r>
      <w:r w:rsidR="00CD5E18">
        <w:rPr>
          <w:rFonts w:ascii="Times New Roman" w:hAnsi="Times New Roman" w:cs="Times New Roman"/>
        </w:rPr>
        <w:t>time negative</w:t>
      </w:r>
      <w:r w:rsidR="00E83E1B">
        <w:rPr>
          <w:rFonts w:ascii="Times New Roman" w:hAnsi="Times New Roman" w:cs="Times New Roman"/>
        </w:rPr>
        <w:t xml:space="preserve"> relationship between growing season rainfall and battles is maintained </w:t>
      </w:r>
      <w:r w:rsidR="006C1775">
        <w:rPr>
          <w:rFonts w:ascii="Times New Roman" w:hAnsi="Times New Roman" w:cs="Times New Roman"/>
        </w:rPr>
        <w:t>across the considered months around harvest</w:t>
      </w:r>
      <w:r w:rsidR="00E83E1B">
        <w:rPr>
          <w:rFonts w:ascii="Times New Roman" w:hAnsi="Times New Roman" w:cs="Times New Roman"/>
        </w:rPr>
        <w:t xml:space="preserve">, we also observe the unusual spike in violence against </w:t>
      </w:r>
      <w:r w:rsidR="00E83E1B">
        <w:rPr>
          <w:rFonts w:ascii="Times New Roman" w:hAnsi="Times New Roman" w:cs="Times New Roman"/>
        </w:rPr>
        <w:lastRenderedPageBreak/>
        <w:t xml:space="preserve">civilians </w:t>
      </w:r>
      <w:r w:rsidR="006C1775">
        <w:rPr>
          <w:rFonts w:ascii="Times New Roman" w:hAnsi="Times New Roman" w:cs="Times New Roman"/>
        </w:rPr>
        <w:t>at or in the immediate aftermath of harvest</w:t>
      </w:r>
      <w:r w:rsidR="00E83E1B">
        <w:rPr>
          <w:rFonts w:ascii="Times New Roman" w:hAnsi="Times New Roman" w:cs="Times New Roman"/>
        </w:rPr>
        <w:t xml:space="preserve">. This suggests that in the wake of unusually dry—and, therefore, damaging to crop yields—growing season, </w:t>
      </w:r>
      <w:r w:rsidR="00CD5E18">
        <w:rPr>
          <w:rFonts w:ascii="Times New Roman" w:hAnsi="Times New Roman" w:cs="Times New Roman"/>
        </w:rPr>
        <w:t>harvest-time</w:t>
      </w:r>
      <w:r w:rsidR="00E83E1B" w:rsidRPr="00560D08">
        <w:rPr>
          <w:rFonts w:ascii="Times New Roman" w:hAnsi="Times New Roman" w:cs="Times New Roman"/>
        </w:rPr>
        <w:t xml:space="preserve"> violence </w:t>
      </w:r>
      <w:r w:rsidR="00CD5E18">
        <w:rPr>
          <w:rFonts w:ascii="Times New Roman" w:hAnsi="Times New Roman" w:cs="Times New Roman"/>
        </w:rPr>
        <w:t>becomes</w:t>
      </w:r>
      <w:r w:rsidR="00E83E1B" w:rsidRPr="00560D08">
        <w:rPr>
          <w:rFonts w:ascii="Times New Roman" w:hAnsi="Times New Roman" w:cs="Times New Roman"/>
        </w:rPr>
        <w:t xml:space="preserve"> </w:t>
      </w:r>
      <w:r w:rsidR="00CD5E18">
        <w:rPr>
          <w:rFonts w:ascii="Times New Roman" w:hAnsi="Times New Roman" w:cs="Times New Roman"/>
        </w:rPr>
        <w:t>largely</w:t>
      </w:r>
      <w:r w:rsidR="00E83E1B" w:rsidRPr="00560D08">
        <w:rPr>
          <w:rFonts w:ascii="Times New Roman" w:hAnsi="Times New Roman" w:cs="Times New Roman"/>
        </w:rPr>
        <w:t xml:space="preserve"> a byproduct of broader political conflict</w:t>
      </w:r>
      <w:r w:rsidR="00E83E1B">
        <w:rPr>
          <w:rFonts w:ascii="Times New Roman" w:hAnsi="Times New Roman" w:cs="Times New Roman"/>
        </w:rPr>
        <w:t xml:space="preserve">. This is consistent with the ‘living off the land’ theory </w:t>
      </w:r>
      <w:r w:rsidR="00CD5E18">
        <w:rPr>
          <w:rFonts w:ascii="Times New Roman" w:hAnsi="Times New Roman" w:cs="Times New Roman"/>
        </w:rPr>
        <w:t xml:space="preserve">of </w:t>
      </w:r>
      <w:r w:rsidR="00E83E1B">
        <w:rPr>
          <w:rFonts w:ascii="Times New Roman" w:hAnsi="Times New Roman" w:cs="Times New Roman"/>
        </w:rPr>
        <w:t xml:space="preserve">Koren and Bagozzi </w:t>
      </w:r>
      <w:r w:rsidR="00CD5E18">
        <w:rPr>
          <w:rFonts w:ascii="Times New Roman" w:hAnsi="Times New Roman" w:cs="Times New Roman"/>
        </w:rPr>
        <w:t>(</w:t>
      </w:r>
      <w:r w:rsidR="00E83E1B">
        <w:rPr>
          <w:rFonts w:ascii="Times New Roman" w:hAnsi="Times New Roman" w:cs="Times New Roman"/>
        </w:rPr>
        <w:t>2017)</w:t>
      </w:r>
      <w:r w:rsidR="006C1775">
        <w:rPr>
          <w:rFonts w:ascii="Times New Roman" w:hAnsi="Times New Roman" w:cs="Times New Roman"/>
        </w:rPr>
        <w:t>,</w:t>
      </w:r>
      <w:r w:rsidR="00CD5E18">
        <w:rPr>
          <w:rFonts w:ascii="Times New Roman" w:hAnsi="Times New Roman" w:cs="Times New Roman"/>
        </w:rPr>
        <w:t xml:space="preserve"> who propose that</w:t>
      </w:r>
      <w:r w:rsidR="00E83E1B">
        <w:rPr>
          <w:rFonts w:ascii="Times New Roman" w:hAnsi="Times New Roman" w:cs="Times New Roman"/>
        </w:rPr>
        <w:t xml:space="preserve"> in times of war, any co-optation between fighters and farmers breaks down</w:t>
      </w:r>
      <w:r w:rsidR="00E83E1B" w:rsidRPr="00FA16E4">
        <w:rPr>
          <w:rFonts w:ascii="Times New Roman" w:hAnsi="Times New Roman" w:cs="Times New Roman"/>
        </w:rPr>
        <w:t xml:space="preserve">, </w:t>
      </w:r>
      <w:r w:rsidR="00E83E1B">
        <w:rPr>
          <w:rFonts w:ascii="Times New Roman" w:hAnsi="Times New Roman" w:cs="Times New Roman"/>
        </w:rPr>
        <w:t>which leads to more</w:t>
      </w:r>
      <w:r w:rsidR="00E83E1B" w:rsidRPr="00FA16E4">
        <w:rPr>
          <w:rFonts w:ascii="Times New Roman" w:hAnsi="Times New Roman" w:cs="Times New Roman"/>
        </w:rPr>
        <w:t xml:space="preserve"> violence</w:t>
      </w:r>
      <w:r w:rsidR="00E83E1B">
        <w:rPr>
          <w:rFonts w:ascii="Times New Roman" w:hAnsi="Times New Roman" w:cs="Times New Roman"/>
        </w:rPr>
        <w:t>.</w:t>
      </w:r>
    </w:p>
    <w:p w14:paraId="53BF328A" w14:textId="0BC8EC1F" w:rsidR="00CD5E18" w:rsidRDefault="00CD5E18" w:rsidP="004F3A26">
      <w:pPr>
        <w:spacing w:after="0" w:line="480" w:lineRule="auto"/>
        <w:ind w:firstLine="360"/>
        <w:rPr>
          <w:rFonts w:ascii="Times New Roman" w:hAnsi="Times New Roman" w:cs="Times New Roman"/>
        </w:rPr>
      </w:pPr>
      <w:r>
        <w:rPr>
          <w:rFonts w:ascii="Times New Roman" w:hAnsi="Times New Roman" w:cs="Times New Roman"/>
        </w:rPr>
        <w:t>The foregoing does not undermine rapacity as the key driver in the harvest-time violence against civilians: consistent with previous estimates, we still observe considerable and statistically significant increase in this conflict time during the three-month window centered on harvest, which happens only in years with presumably rich harvest.</w:t>
      </w:r>
    </w:p>
    <w:p w14:paraId="2F9A3BCA" w14:textId="161AC434" w:rsidR="00CD5E18" w:rsidRDefault="006C1775" w:rsidP="004F3A26">
      <w:pPr>
        <w:spacing w:after="0" w:line="480" w:lineRule="auto"/>
        <w:ind w:firstLine="360"/>
        <w:rPr>
          <w:ins w:id="304" w:author="Justin Hastings" w:date="2023-06-20T11:47:00Z"/>
          <w:rFonts w:ascii="Times New Roman" w:hAnsi="Times New Roman" w:cs="Times New Roman"/>
        </w:rPr>
      </w:pPr>
      <w:r>
        <w:rPr>
          <w:rFonts w:ascii="Times New Roman" w:hAnsi="Times New Roman" w:cs="Times New Roman"/>
        </w:rPr>
        <w:t xml:space="preserve">The inverted V-shaped relationship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harvest is maintained across the three regimes of the crop growing season rainfall. That both forms of social unrest </w:t>
      </w:r>
      <w:ins w:id="305" w:author="Justin Hastings" w:date="2023-06-19T17:03:00Z">
        <w:r w:rsidR="009644EA">
          <w:rPr>
            <w:rFonts w:ascii="Times New Roman" w:hAnsi="Times New Roman" w:cs="Times New Roman"/>
          </w:rPr>
          <w:t xml:space="preserve">decrease </w:t>
        </w:r>
      </w:ins>
      <w:r w:rsidR="007E3F39">
        <w:rPr>
          <w:rFonts w:ascii="Times New Roman" w:hAnsi="Times New Roman" w:cs="Times New Roman"/>
        </w:rPr>
        <w:t xml:space="preserve">at the time of harvest but do not quickly revert to pre-harvest levels, which would be consistent with the opportunity cost mechanism, or do not increase beyond pre-harvest levels, which would accord with the resentment mechanism, suggests the </w:t>
      </w:r>
      <w:r w:rsidR="00BA12A0">
        <w:rPr>
          <w:rFonts w:ascii="Times New Roman" w:hAnsi="Times New Roman" w:cs="Times New Roman"/>
        </w:rPr>
        <w:t>possibility</w:t>
      </w:r>
      <w:r w:rsidR="007E3F39">
        <w:rPr>
          <w:rFonts w:ascii="Times New Roman" w:hAnsi="Times New Roman" w:cs="Times New Roman"/>
        </w:rPr>
        <w:t xml:space="preserve"> of additional factors driving this pattern. </w:t>
      </w:r>
      <w:r w:rsidR="00BA12A0">
        <w:rPr>
          <w:rFonts w:ascii="Times New Roman" w:hAnsi="Times New Roman" w:cs="Times New Roman"/>
        </w:rPr>
        <w:t xml:space="preserve">That this pattern, in some ways, is a mirror image of that of the battles, indicates that there may be a substitution in these conflict types: when and where active battles unfold may not be </w:t>
      </w:r>
      <w:r w:rsidR="0055795C">
        <w:rPr>
          <w:rFonts w:ascii="Times New Roman" w:hAnsi="Times New Roman" w:cs="Times New Roman"/>
        </w:rPr>
        <w:t xml:space="preserve">an 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BA12A0" w:rsidRPr="00624AD7">
        <w:rPr>
          <w:rFonts w:ascii="Times New Roman" w:hAnsi="Times New Roman" w:cs="Times New Roman"/>
        </w:rPr>
        <w:t>.</w:t>
      </w:r>
      <w:r w:rsidR="0055795C" w:rsidRPr="00624AD7">
        <w:rPr>
          <w:rFonts w:ascii="Times New Roman" w:hAnsi="Times New Roman" w:cs="Times New Roman"/>
        </w:rPr>
        <w:t xml:space="preserve"> </w:t>
      </w:r>
      <w:r w:rsidR="0055795C" w:rsidRPr="00821807">
        <w:rPr>
          <w:rFonts w:ascii="Times New Roman" w:hAnsi="Times New Roman" w:cs="Times New Roman"/>
        </w:rPr>
        <w:t xml:space="preserve">However, </w:t>
      </w:r>
      <w:r w:rsidR="0055795C" w:rsidRPr="000547D7">
        <w:rPr>
          <w:rFonts w:ascii="Times New Roman" w:hAnsi="Times New Roman" w:cs="Times New Roman"/>
        </w:rPr>
        <w:t>Vüllers</w:t>
      </w:r>
      <w:r w:rsidR="0055795C" w:rsidRPr="003C3222">
        <w:rPr>
          <w:rFonts w:ascii="Times New Roman" w:hAnsi="Times New Roman" w:cs="Times New Roman"/>
        </w:rPr>
        <w:t xml:space="preserve"> and</w:t>
      </w:r>
      <w:r w:rsidR="0055795C" w:rsidRPr="00EF1C4C">
        <w:rPr>
          <w:rFonts w:ascii="Times New Roman" w:hAnsi="Times New Roman" w:cs="Times New Roman"/>
        </w:rPr>
        <w:t xml:space="preserve"> Krtsch (2020) argue against this conjecture and present empirical ev</w:t>
      </w:r>
      <w:r w:rsidR="0055795C" w:rsidRPr="00B37C80">
        <w:rPr>
          <w:rFonts w:ascii="Times New Roman" w:hAnsi="Times New Roman" w:cs="Times New Roman"/>
        </w:rPr>
        <w:t>idence supporting their argument</w:t>
      </w:r>
      <w:ins w:id="306" w:author="Justin Hastings" w:date="2023-06-19T17:13:00Z">
        <w:r w:rsidR="00C70094" w:rsidRPr="00624AD7">
          <w:rPr>
            <w:rFonts w:ascii="Times New Roman" w:hAnsi="Times New Roman" w:cs="Times New Roman"/>
            <w:rPrChange w:id="307" w:author="Justin Hastings" w:date="2023-06-21T17:17:00Z">
              <w:rPr>
                <w:rFonts w:ascii="Times New Roman" w:hAnsi="Times New Roman" w:cs="Times New Roman"/>
                <w:highlight w:val="yellow"/>
              </w:rPr>
            </w:rPrChange>
          </w:rPr>
          <w:t>, at least in terms of African civil wars</w:t>
        </w:r>
      </w:ins>
      <w:ins w:id="308" w:author="Justin Hastings" w:date="2023-06-19T17:17:00Z">
        <w:r w:rsidR="00C70094" w:rsidRPr="00624AD7">
          <w:rPr>
            <w:rFonts w:ascii="Times New Roman" w:hAnsi="Times New Roman" w:cs="Times New Roman"/>
            <w:rPrChange w:id="309" w:author="Justin Hastings" w:date="2023-06-21T17:17:00Z">
              <w:rPr>
                <w:rFonts w:ascii="Times New Roman" w:hAnsi="Times New Roman" w:cs="Times New Roman"/>
                <w:highlight w:val="yellow"/>
              </w:rPr>
            </w:rPrChange>
          </w:rPr>
          <w:t xml:space="preserve">. They </w:t>
        </w:r>
      </w:ins>
      <w:ins w:id="310" w:author="Justin Hastings" w:date="2023-06-19T17:16:00Z">
        <w:r w:rsidR="00C70094" w:rsidRPr="00624AD7">
          <w:rPr>
            <w:rFonts w:ascii="Times New Roman" w:hAnsi="Times New Roman" w:cs="Times New Roman"/>
            <w:rPrChange w:id="311" w:author="Justin Hastings" w:date="2023-06-21T17:17:00Z">
              <w:rPr>
                <w:rFonts w:ascii="Times New Roman" w:hAnsi="Times New Roman" w:cs="Times New Roman"/>
                <w:highlight w:val="yellow"/>
              </w:rPr>
            </w:rPrChange>
          </w:rPr>
          <w:t xml:space="preserve">suggest that </w:t>
        </w:r>
      </w:ins>
      <w:ins w:id="312" w:author="Justin Hastings" w:date="2023-06-19T17:17:00Z">
        <w:r w:rsidR="00C70094" w:rsidRPr="00624AD7">
          <w:rPr>
            <w:rFonts w:ascii="Times New Roman" w:hAnsi="Times New Roman" w:cs="Times New Roman"/>
            <w:rPrChange w:id="313" w:author="Justin Hastings" w:date="2023-06-21T17:17:00Z">
              <w:rPr>
                <w:rFonts w:ascii="Times New Roman" w:hAnsi="Times New Roman" w:cs="Times New Roman"/>
                <w:highlight w:val="yellow"/>
              </w:rPr>
            </w:rPrChange>
          </w:rPr>
          <w:t xml:space="preserve">civilian </w:t>
        </w:r>
      </w:ins>
      <w:ins w:id="314" w:author="Justin Hastings" w:date="2023-06-19T17:16:00Z">
        <w:r w:rsidR="00C70094" w:rsidRPr="00624AD7">
          <w:rPr>
            <w:rFonts w:ascii="Times New Roman" w:hAnsi="Times New Roman" w:cs="Times New Roman"/>
            <w:rPrChange w:id="315" w:author="Justin Hastings" w:date="2023-06-21T17:17:00Z">
              <w:rPr>
                <w:rFonts w:ascii="Times New Roman" w:hAnsi="Times New Roman" w:cs="Times New Roman"/>
                <w:highlight w:val="yellow"/>
              </w:rPr>
            </w:rPrChange>
          </w:rPr>
          <w:t xml:space="preserve">protests </w:t>
        </w:r>
      </w:ins>
      <w:ins w:id="316" w:author="Justin Hastings" w:date="2023-06-19T17:17:00Z">
        <w:r w:rsidR="00C70094" w:rsidRPr="00624AD7">
          <w:rPr>
            <w:rFonts w:ascii="Times New Roman" w:hAnsi="Times New Roman" w:cs="Times New Roman"/>
            <w:rPrChange w:id="317" w:author="Justin Hastings" w:date="2023-06-21T17:17:00Z">
              <w:rPr>
                <w:rFonts w:ascii="Times New Roman" w:hAnsi="Times New Roman" w:cs="Times New Roman"/>
                <w:highlight w:val="yellow"/>
              </w:rPr>
            </w:rPrChange>
          </w:rPr>
          <w:t>can be</w:t>
        </w:r>
      </w:ins>
      <w:ins w:id="318" w:author="Justin Hastings" w:date="2023-06-19T17:16:00Z">
        <w:r w:rsidR="00C70094" w:rsidRPr="00624AD7">
          <w:rPr>
            <w:rFonts w:ascii="Times New Roman" w:hAnsi="Times New Roman" w:cs="Times New Roman"/>
            <w:rPrChange w:id="319" w:author="Justin Hastings" w:date="2023-06-21T17:17:00Z">
              <w:rPr>
                <w:rFonts w:ascii="Times New Roman" w:hAnsi="Times New Roman" w:cs="Times New Roman"/>
                <w:highlight w:val="yellow"/>
              </w:rPr>
            </w:rPrChange>
          </w:rPr>
          <w:t xml:space="preserve"> generated by the </w:t>
        </w:r>
        <w:r w:rsidR="00C70094" w:rsidRPr="00624AD7">
          <w:rPr>
            <w:rFonts w:ascii="Times New Roman" w:hAnsi="Times New Roman" w:cs="Times New Roman"/>
            <w:rPrChange w:id="320" w:author="Justin Hastings" w:date="2023-06-21T17:17:00Z">
              <w:rPr>
                <w:rFonts w:ascii="Times New Roman" w:hAnsi="Times New Roman" w:cs="Times New Roman"/>
                <w:highlight w:val="yellow"/>
              </w:rPr>
            </w:rPrChange>
          </w:rPr>
          <w:lastRenderedPageBreak/>
          <w:t xml:space="preserve">grievances civilians </w:t>
        </w:r>
      </w:ins>
      <w:ins w:id="321" w:author="Justin Hastings" w:date="2023-06-19T17:17:00Z">
        <w:r w:rsidR="00C70094" w:rsidRPr="00624AD7">
          <w:rPr>
            <w:rFonts w:ascii="Times New Roman" w:hAnsi="Times New Roman" w:cs="Times New Roman"/>
            <w:rPrChange w:id="322" w:author="Justin Hastings" w:date="2023-06-21T17:17:00Z">
              <w:rPr>
                <w:rFonts w:ascii="Times New Roman" w:hAnsi="Times New Roman" w:cs="Times New Roman"/>
                <w:highlight w:val="yellow"/>
              </w:rPr>
            </w:rPrChange>
          </w:rPr>
          <w:t>have from battles</w:t>
        </w:r>
      </w:ins>
      <w:ins w:id="323" w:author="Justin Hastings" w:date="2023-06-19T17:20:00Z">
        <w:r w:rsidR="00C70094" w:rsidRPr="00624AD7">
          <w:rPr>
            <w:rFonts w:ascii="Times New Roman" w:hAnsi="Times New Roman" w:cs="Times New Roman"/>
            <w:rPrChange w:id="324" w:author="Justin Hastings" w:date="2023-06-21T17:17:00Z">
              <w:rPr>
                <w:rFonts w:ascii="Times New Roman" w:hAnsi="Times New Roman" w:cs="Times New Roman"/>
                <w:highlight w:val="yellow"/>
              </w:rPr>
            </w:rPrChange>
          </w:rPr>
          <w:t xml:space="preserve"> between the government and rebel groups</w:t>
        </w:r>
      </w:ins>
      <w:ins w:id="325" w:author="Justin Hastings" w:date="2023-06-19T17:17:00Z">
        <w:r w:rsidR="00C70094" w:rsidRPr="00624AD7">
          <w:rPr>
            <w:rFonts w:ascii="Times New Roman" w:hAnsi="Times New Roman" w:cs="Times New Roman"/>
            <w:rPrChange w:id="326" w:author="Justin Hastings" w:date="2023-06-21T17:17:00Z">
              <w:rPr>
                <w:rFonts w:ascii="Times New Roman" w:hAnsi="Times New Roman" w:cs="Times New Roman"/>
                <w:highlight w:val="yellow"/>
              </w:rPr>
            </w:rPrChange>
          </w:rPr>
          <w:t xml:space="preserve"> in their area, including </w:t>
        </w:r>
      </w:ins>
      <w:ins w:id="327" w:author="Justin Hastings" w:date="2023-06-19T17:20:00Z">
        <w:r w:rsidR="00C70094" w:rsidRPr="00624AD7">
          <w:rPr>
            <w:rFonts w:ascii="Times New Roman" w:hAnsi="Times New Roman" w:cs="Times New Roman"/>
            <w:rPrChange w:id="328" w:author="Justin Hastings" w:date="2023-06-21T17:17:00Z">
              <w:rPr>
                <w:rFonts w:ascii="Times New Roman" w:hAnsi="Times New Roman" w:cs="Times New Roman"/>
                <w:highlight w:val="yellow"/>
              </w:rPr>
            </w:rPrChange>
          </w:rPr>
          <w:t xml:space="preserve">losses from violence, and </w:t>
        </w:r>
      </w:ins>
      <w:ins w:id="329" w:author="Justin Hastings" w:date="2023-06-19T17:17:00Z">
        <w:r w:rsidR="00C70094" w:rsidRPr="00624AD7">
          <w:rPr>
            <w:rFonts w:ascii="Times New Roman" w:hAnsi="Times New Roman" w:cs="Times New Roman"/>
            <w:rPrChange w:id="330" w:author="Justin Hastings" w:date="2023-06-21T17:17:00Z">
              <w:rPr>
                <w:rFonts w:ascii="Times New Roman" w:hAnsi="Times New Roman" w:cs="Times New Roman"/>
                <w:highlight w:val="yellow"/>
              </w:rPr>
            </w:rPrChange>
          </w:rPr>
          <w:t xml:space="preserve">destruction of </w:t>
        </w:r>
      </w:ins>
      <w:ins w:id="331" w:author="Justin Hastings" w:date="2023-06-19T17:20:00Z">
        <w:r w:rsidR="00C70094" w:rsidRPr="00624AD7">
          <w:rPr>
            <w:rFonts w:ascii="Times New Roman" w:hAnsi="Times New Roman" w:cs="Times New Roman"/>
            <w:rPrChange w:id="332" w:author="Justin Hastings" w:date="2023-06-21T17:17:00Z">
              <w:rPr>
                <w:rFonts w:ascii="Times New Roman" w:hAnsi="Times New Roman" w:cs="Times New Roman"/>
                <w:highlight w:val="yellow"/>
              </w:rPr>
            </w:rPrChange>
          </w:rPr>
          <w:t xml:space="preserve">property and </w:t>
        </w:r>
      </w:ins>
      <w:ins w:id="333" w:author="Justin Hastings" w:date="2023-06-19T17:17:00Z">
        <w:r w:rsidR="00C70094" w:rsidRPr="00624AD7">
          <w:rPr>
            <w:rFonts w:ascii="Times New Roman" w:hAnsi="Times New Roman" w:cs="Times New Roman"/>
            <w:rPrChange w:id="334" w:author="Justin Hastings" w:date="2023-06-21T17:17:00Z">
              <w:rPr>
                <w:rFonts w:ascii="Times New Roman" w:hAnsi="Times New Roman" w:cs="Times New Roman"/>
                <w:highlight w:val="yellow"/>
              </w:rPr>
            </w:rPrChange>
          </w:rPr>
          <w:t>f</w:t>
        </w:r>
      </w:ins>
      <w:ins w:id="335" w:author="Justin Hastings" w:date="2023-06-19T17:18:00Z">
        <w:r w:rsidR="00C70094" w:rsidRPr="00624AD7">
          <w:rPr>
            <w:rFonts w:ascii="Times New Roman" w:hAnsi="Times New Roman" w:cs="Times New Roman"/>
            <w:rPrChange w:id="336" w:author="Justin Hastings" w:date="2023-06-21T17:17:00Z">
              <w:rPr>
                <w:rFonts w:ascii="Times New Roman" w:hAnsi="Times New Roman" w:cs="Times New Roman"/>
                <w:highlight w:val="yellow"/>
              </w:rPr>
            </w:rPrChange>
          </w:rPr>
          <w:t>armland</w:t>
        </w:r>
      </w:ins>
      <w:r w:rsidR="0055795C" w:rsidRPr="00624AD7">
        <w:rPr>
          <w:rFonts w:ascii="Times New Roman" w:hAnsi="Times New Roman" w:cs="Times New Roman"/>
        </w:rPr>
        <w:t>.</w:t>
      </w:r>
      <w:r w:rsidR="0055795C">
        <w:rPr>
          <w:rFonts w:ascii="Times New Roman" w:hAnsi="Times New Roman" w:cs="Times New Roman"/>
        </w:rPr>
        <w:t xml:space="preserve"> The relationship, of course, can be context specific, but we leave this for future research to consider.</w:t>
      </w:r>
    </w:p>
    <w:p w14:paraId="1BE5AFD2" w14:textId="77777777" w:rsidR="00875FC3" w:rsidRDefault="00875FC3" w:rsidP="004F3A26">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337" w:name="conclusion"/>
      <w:bookmarkEnd w:id="240"/>
      <w:r>
        <w:rPr>
          <w:rFonts w:ascii="Times New Roman" w:hAnsi="Times New Roman" w:cs="Times New Roman"/>
          <w:b/>
          <w:bCs/>
        </w:rPr>
        <w:t>7</w:t>
      </w:r>
      <w:r w:rsidR="009C21D7" w:rsidRPr="00401A4D">
        <w:rPr>
          <w:rFonts w:ascii="Times New Roman" w:hAnsi="Times New Roman" w:cs="Times New Roman"/>
          <w:b/>
          <w:bCs/>
        </w:rPr>
        <w:t>. Conclusion</w:t>
      </w:r>
    </w:p>
    <w:p w14:paraId="5AE7CB19" w14:textId="0458EF64"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w:t>
      </w:r>
      <w:r w:rsidR="0035430C">
        <w:rPr>
          <w:color w:val="2A2A2A"/>
        </w:rPr>
        <w:t>strong empirical support for the rapacity mechanism that leads to more</w:t>
      </w:r>
      <w:r w:rsidRPr="00116ABB">
        <w:rPr>
          <w:color w:val="2A2A2A"/>
        </w:rPr>
        <w:t xml:space="preserve"> violence against civilians </w:t>
      </w:r>
      <w:r w:rsidR="0035430C">
        <w:rPr>
          <w:color w:val="2A2A2A"/>
        </w:rPr>
        <w:t xml:space="preserve">at harvest time. Evidence in support for the opportunity cost mechanism leading to </w:t>
      </w:r>
      <w:ins w:id="338" w:author="Justin Hastings" w:date="2023-06-20T11:35:00Z">
        <w:r w:rsidR="00875FC3">
          <w:rPr>
            <w:color w:val="2A2A2A"/>
          </w:rPr>
          <w:t>fewer</w:t>
        </w:r>
      </w:ins>
      <w:del w:id="339" w:author="Justin Hastings" w:date="2023-06-20T11:35:00Z">
        <w:r w:rsidR="0035430C" w:rsidDel="00875FC3">
          <w:rPr>
            <w:color w:val="2A2A2A"/>
          </w:rPr>
          <w:delText>less</w:delText>
        </w:r>
      </w:del>
      <w:r w:rsidR="0035430C">
        <w:rPr>
          <w:color w:val="2A2A2A"/>
        </w:rPr>
        <w:t xml:space="preserve"> protests and riots is weak and sensitive to data subsetting or different mode specifications. </w:t>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79E44EB6"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w:t>
      </w:r>
      <w:ins w:id="340" w:author="Justin Hastings" w:date="2023-06-20T11:36:00Z">
        <w:r w:rsidR="00875FC3">
          <w:rPr>
            <w:color w:val="2A2A2A"/>
          </w:rPr>
          <w:t xml:space="preserve"> or other groups</w:t>
        </w:r>
      </w:ins>
      <w:r w:rsidRPr="00401A4D">
        <w:rPr>
          <w:color w:val="2A2A2A"/>
        </w:rPr>
        <w:t xml:space="preserve">,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w:t>
      </w:r>
      <w:r w:rsidRPr="00401A4D">
        <w:rPr>
          <w:color w:val="2A2A2A"/>
        </w:rPr>
        <w:lastRenderedPageBreak/>
        <w:t xml:space="preserve">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3C84C0F" w14:textId="77777777" w:rsidR="00875FC3" w:rsidRDefault="00875FC3">
      <w:pPr>
        <w:rPr>
          <w:ins w:id="341" w:author="Justin Hastings" w:date="2023-06-20T11:47:00Z"/>
          <w:rFonts w:ascii="Times New Roman" w:hAnsi="Times New Roman" w:cs="Times New Roman"/>
          <w:b/>
          <w:bCs/>
        </w:rPr>
      </w:pPr>
      <w:bookmarkStart w:id="342" w:name="references"/>
      <w:bookmarkEnd w:id="337"/>
      <w:ins w:id="343" w:author="Justin Hastings" w:date="2023-06-20T11:47:00Z">
        <w:r>
          <w:rPr>
            <w:rFonts w:ascii="Times New Roman" w:hAnsi="Times New Roman" w:cs="Times New Roman"/>
            <w:b/>
            <w:bCs/>
          </w:rPr>
          <w:br w:type="page"/>
        </w:r>
      </w:ins>
    </w:p>
    <w:p w14:paraId="4B0CC943" w14:textId="46AC871D"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20"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2BE36818" w14:textId="7A824348" w:rsidR="000129F4" w:rsidRDefault="000129F4" w:rsidP="00F14555">
      <w:pPr>
        <w:spacing w:after="0" w:line="480" w:lineRule="auto"/>
        <w:ind w:left="360" w:hanging="360"/>
        <w:rPr>
          <w:rFonts w:ascii="Times New Roman" w:hAnsi="Times New Roman" w:cs="Times New Roman"/>
          <w:color w:val="000000"/>
        </w:rPr>
      </w:pPr>
      <w:r w:rsidRPr="000129F4">
        <w:rPr>
          <w:rFonts w:ascii="Times New Roman" w:hAnsi="Times New Roman" w:cs="Times New Roman"/>
          <w:color w:val="000000"/>
        </w:rPr>
        <w:t xml:space="preserve">Buhaug, H., &amp; Rød,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32786D49" w14:textId="422BF85A"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lastRenderedPageBreak/>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Fu, J., Jian, Y., Wang, X., Li, L., Ciais, P., Zscheischler,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F14555">
      <w:pPr>
        <w:autoSpaceDE w:val="0"/>
        <w:autoSpaceDN w:val="0"/>
        <w:adjustRightInd w:val="0"/>
        <w:spacing w:after="0" w:line="48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lastRenderedPageBreak/>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FC2D21">
        <w:rPr>
          <w:rFonts w:ascii="Times New Roman" w:eastAsiaTheme="minorEastAsia" w:hAnsi="Times New Roman" w:cs="Times New Roman"/>
          <w:lang w:eastAsia="zh-CN"/>
        </w:rPr>
        <w:t xml:space="preserve">Lansigan,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r w:rsidRPr="00FC2D21">
        <w:rPr>
          <w:rFonts w:ascii="Times New Roman" w:eastAsiaTheme="minorEastAsia" w:hAnsi="Times New Roman" w:cs="Times New Roman"/>
          <w:lang w:eastAsia="zh-CN"/>
        </w:rPr>
        <w:t xml:space="preserve">Coladilla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lastRenderedPageBreak/>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342"/>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18A69787" w14:textId="2E8C8284" w:rsidR="0055795C" w:rsidRDefault="0055795C" w:rsidP="00F14555">
      <w:pPr>
        <w:spacing w:after="0" w:line="480" w:lineRule="auto"/>
        <w:ind w:left="360" w:hanging="360"/>
        <w:rPr>
          <w:rFonts w:ascii="Times New Roman" w:hAnsi="Times New Roman" w:cs="Times New Roman"/>
        </w:rPr>
      </w:pPr>
      <w:r w:rsidRPr="0055795C">
        <w:rPr>
          <w:rFonts w:ascii="Times New Roman" w:hAnsi="Times New Roman" w:cs="Times New Roman"/>
        </w:rPr>
        <w:lastRenderedPageBreak/>
        <w:t xml:space="preserve">Vüllers, J., &amp; Krtsch,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6F88CAE9" w14:textId="6BCFA981"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77777777" w:rsidR="00290129" w:rsidRPr="006106EC" w:rsidRDefault="00290129" w:rsidP="006106EC">
            <w:pPr>
              <w:spacing w:after="0"/>
              <w:rPr>
                <w:rFonts w:ascii="Times New Roman" w:eastAsia="Arial" w:hAnsi="Times New Roman" w:cs="Times New Roman"/>
                <w:color w:val="000000"/>
                <w:sz w:val="22"/>
                <w:szCs w:val="22"/>
              </w:rPr>
            </w:pPr>
            <w:r w:rsidRPr="006106EC">
              <w:rPr>
                <w:rFonts w:ascii="Times New Roman" w:eastAsia="Arial" w:hAnsi="Times New Roman" w:cs="Times New Roman"/>
                <w:i/>
                <w:iCs/>
                <w:color w:val="000000"/>
                <w:sz w:val="22"/>
                <w:szCs w:val="22"/>
              </w:rPr>
              <w:t>Unbalanced panel: all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77777777" w:rsidR="00290129" w:rsidRPr="004E72B9" w:rsidRDefault="00290129" w:rsidP="0029012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7"/>
      <w:pgSz w:w="12240" w:h="15840"/>
      <w:pgMar w:top="1440" w:right="1440" w:bottom="1440" w:left="1440"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1" w:author="Justin Hastings" w:date="2023-06-21T15:01:00Z" w:initials="JH">
    <w:p w14:paraId="16DBCBDF" w14:textId="17132F16" w:rsidR="00415C93" w:rsidRDefault="00415C93">
      <w:pPr>
        <w:pStyle w:val="CommentText"/>
      </w:pPr>
      <w:r>
        <w:rPr>
          <w:rStyle w:val="CommentReference"/>
        </w:rPr>
        <w:annotationRef/>
      </w:r>
      <w:r>
        <w:t>Is there some theoretical reason why battles should have a different mechanism/effect?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DBCB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D8F60" w16cex:dateUtc="2023-06-2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DBCBDF" w16cid:durableId="283D8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6B6A9" w14:textId="77777777" w:rsidR="00633EEA" w:rsidRDefault="00633EEA">
      <w:pPr>
        <w:spacing w:after="0"/>
      </w:pPr>
      <w:r>
        <w:separator/>
      </w:r>
    </w:p>
  </w:endnote>
  <w:endnote w:type="continuationSeparator" w:id="0">
    <w:p w14:paraId="19C44BA0" w14:textId="77777777" w:rsidR="00633EEA" w:rsidRDefault="00633E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59369" w14:textId="77777777" w:rsidR="00633EEA" w:rsidRDefault="00633EEA">
      <w:r>
        <w:separator/>
      </w:r>
    </w:p>
  </w:footnote>
  <w:footnote w:type="continuationSeparator" w:id="0">
    <w:p w14:paraId="19B9DAC1" w14:textId="77777777" w:rsidR="00633EEA" w:rsidRDefault="00633EEA">
      <w:r>
        <w:continuationSeparator/>
      </w:r>
    </w:p>
  </w:footnote>
  <w:footnote w:id="1">
    <w:p w14:paraId="456662F8" w14:textId="77777777" w:rsidR="001277F8" w:rsidRPr="004A7A82" w:rsidRDefault="001277F8"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1277F8" w:rsidRPr="004A7A82" w:rsidRDefault="001277F8"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1277F8" w:rsidRPr="004A7A82" w:rsidRDefault="001277F8"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277F8" w:rsidRPr="004A7A82" w:rsidRDefault="001277F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277F8" w:rsidRPr="004A7A82" w:rsidRDefault="001277F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ED95FAE" w:rsidR="001277F8" w:rsidRPr="009255E7" w:rsidRDefault="001277F8">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Pr>
          <w:rFonts w:ascii="Times New Roman" w:hAnsi="Times New Roman" w:cs="Times New Roman"/>
          <w:sz w:val="20"/>
          <w:szCs w:val="20"/>
        </w:rPr>
        <w:t>A</w:t>
      </w:r>
      <w:r w:rsidRPr="009255E7">
        <w:rPr>
          <w:rFonts w:ascii="Times New Roman" w:hAnsi="Times New Roman" w:cs="Times New Roman"/>
          <w:sz w:val="20"/>
          <w:szCs w:val="20"/>
        </w:rPr>
        <w:t>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5"/>
  </w:num>
  <w:num w:numId="4">
    <w:abstractNumId w:val="2"/>
  </w:num>
  <w:num w:numId="5">
    <w:abstractNumId w:val="4"/>
  </w:num>
  <w:num w:numId="6">
    <w:abstractNumId w:val="7"/>
  </w:num>
  <w:num w:numId="7">
    <w:abstractNumId w:val="8"/>
  </w:num>
  <w:num w:numId="8">
    <w:abstractNumId w:val="6"/>
  </w:num>
  <w:num w:numId="9">
    <w:abstractNumId w:val="9"/>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Hastings">
    <w15:presenceInfo w15:providerId="AD" w15:userId="S::justin.hastings@sydney.edu.au::de87f2d7-86b9-4b06-ba0b-423bcdd75e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A05"/>
    <w:rsid w:val="000930DF"/>
    <w:rsid w:val="0009319D"/>
    <w:rsid w:val="00093F55"/>
    <w:rsid w:val="000A1FC6"/>
    <w:rsid w:val="000A37A3"/>
    <w:rsid w:val="000A3E5B"/>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D0D51"/>
    <w:rsid w:val="001D2E5C"/>
    <w:rsid w:val="001D36D4"/>
    <w:rsid w:val="001D38D0"/>
    <w:rsid w:val="001D5844"/>
    <w:rsid w:val="001E0A92"/>
    <w:rsid w:val="001E160C"/>
    <w:rsid w:val="001E1D6A"/>
    <w:rsid w:val="001E4552"/>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430C"/>
    <w:rsid w:val="00356074"/>
    <w:rsid w:val="003625B5"/>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225"/>
    <w:rsid w:val="00442343"/>
    <w:rsid w:val="00444785"/>
    <w:rsid w:val="00446593"/>
    <w:rsid w:val="004517F5"/>
    <w:rsid w:val="00455EAE"/>
    <w:rsid w:val="00462306"/>
    <w:rsid w:val="0046307F"/>
    <w:rsid w:val="00465C38"/>
    <w:rsid w:val="00473D86"/>
    <w:rsid w:val="00477615"/>
    <w:rsid w:val="00477722"/>
    <w:rsid w:val="00477DC0"/>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106EC"/>
    <w:rsid w:val="00611E80"/>
    <w:rsid w:val="00611F1A"/>
    <w:rsid w:val="006142E0"/>
    <w:rsid w:val="006225D0"/>
    <w:rsid w:val="00624AD7"/>
    <w:rsid w:val="00627B2A"/>
    <w:rsid w:val="00633EEA"/>
    <w:rsid w:val="00634D54"/>
    <w:rsid w:val="006368E2"/>
    <w:rsid w:val="006409F4"/>
    <w:rsid w:val="006443BD"/>
    <w:rsid w:val="006469DE"/>
    <w:rsid w:val="00651703"/>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5065"/>
    <w:rsid w:val="006B6B08"/>
    <w:rsid w:val="006B765E"/>
    <w:rsid w:val="006C1514"/>
    <w:rsid w:val="006C1775"/>
    <w:rsid w:val="006C1C80"/>
    <w:rsid w:val="006C20CB"/>
    <w:rsid w:val="006C2C9A"/>
    <w:rsid w:val="006C4523"/>
    <w:rsid w:val="006D22B7"/>
    <w:rsid w:val="006D62FC"/>
    <w:rsid w:val="006D7BD4"/>
    <w:rsid w:val="006E0BD1"/>
    <w:rsid w:val="006E6437"/>
    <w:rsid w:val="006E6F93"/>
    <w:rsid w:val="006E75F5"/>
    <w:rsid w:val="006E7BEC"/>
    <w:rsid w:val="006F307D"/>
    <w:rsid w:val="006F3F92"/>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588"/>
    <w:rsid w:val="00761A45"/>
    <w:rsid w:val="0076250D"/>
    <w:rsid w:val="00762B43"/>
    <w:rsid w:val="00762C22"/>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7694"/>
    <w:rsid w:val="00A177F1"/>
    <w:rsid w:val="00A22454"/>
    <w:rsid w:val="00A2617C"/>
    <w:rsid w:val="00A27DE4"/>
    <w:rsid w:val="00A32CC4"/>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9710F"/>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37C80"/>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0094"/>
    <w:rsid w:val="00C711D0"/>
    <w:rsid w:val="00C71BD7"/>
    <w:rsid w:val="00C7274B"/>
    <w:rsid w:val="00C75B2A"/>
    <w:rsid w:val="00C8299B"/>
    <w:rsid w:val="00C85E7C"/>
    <w:rsid w:val="00C87FF7"/>
    <w:rsid w:val="00C915A7"/>
    <w:rsid w:val="00C92836"/>
    <w:rsid w:val="00CA1CC0"/>
    <w:rsid w:val="00CA3462"/>
    <w:rsid w:val="00CA54C7"/>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3DF2"/>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51201"/>
    <w:rsid w:val="00E53D2C"/>
    <w:rsid w:val="00E54C5F"/>
    <w:rsid w:val="00E5563A"/>
    <w:rsid w:val="00E55CE9"/>
    <w:rsid w:val="00E663F0"/>
    <w:rsid w:val="00E77F55"/>
    <w:rsid w:val="00E83E1B"/>
    <w:rsid w:val="00E85F87"/>
    <w:rsid w:val="00E86382"/>
    <w:rsid w:val="00E8744E"/>
    <w:rsid w:val="00E94349"/>
    <w:rsid w:val="00E96782"/>
    <w:rsid w:val="00EA00D1"/>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3BAC"/>
    <w:rsid w:val="00FD3C45"/>
    <w:rsid w:val="00FD5AF1"/>
    <w:rsid w:val="00FE0D75"/>
    <w:rsid w:val="00FE1C07"/>
    <w:rsid w:val="00FE30FA"/>
    <w:rsid w:val="00FE4402"/>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thediplomat.com/2017/02/packed-lunch-protesters-outrage-for-hire-in-indonesia/"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320</TotalTime>
  <Pages>59</Pages>
  <Words>15126</Words>
  <Characters>86223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101147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Justin Hastings</cp:lastModifiedBy>
  <cp:revision>23</cp:revision>
  <dcterms:created xsi:type="dcterms:W3CDTF">2023-06-19T00:18:00Z</dcterms:created>
  <dcterms:modified xsi:type="dcterms:W3CDTF">2023-06-21T11:01:00Z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ies>
</file>